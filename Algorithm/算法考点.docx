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A85AF" w14:textId="77777777" w:rsidR="00573108" w:rsidRPr="00573108" w:rsidRDefault="00573108" w:rsidP="00573108">
      <w:pPr>
        <w:rPr>
          <w:b/>
          <w:bCs/>
        </w:rPr>
      </w:pPr>
      <w:r w:rsidRPr="00573108">
        <w:rPr>
          <w:b/>
          <w:bCs/>
        </w:rPr>
        <w:t>0、前言</w:t>
      </w:r>
    </w:p>
    <w:p w14:paraId="7C473162" w14:textId="77777777" w:rsidR="00573108" w:rsidRPr="00573108" w:rsidRDefault="00573108" w:rsidP="00573108">
      <w:r w:rsidRPr="00573108">
        <w:rPr>
          <w:rFonts w:ascii="MS Gothic" w:eastAsia="MS Gothic" w:hAnsi="MS Gothic" w:cs="MS Gothic" w:hint="eastAsia"/>
        </w:rPr>
        <w:t>​</w:t>
      </w:r>
      <w:r w:rsidRPr="00573108">
        <w:t xml:space="preserve"> 该文档总结了西安电子科技大学软件工程专业专业核心课</w:t>
      </w:r>
      <w:r w:rsidRPr="00573108">
        <w:rPr>
          <w:b/>
          <w:bCs/>
        </w:rPr>
        <w:t>算法分析与设计</w:t>
      </w:r>
      <w:r w:rsidRPr="00573108">
        <w:t>至少90%的考试重点，适用于对课程有初步了解的同学复习时使用，零基础的同学使用时首先要了解文档中提到的各种概念，每个算法对应的问题。</w:t>
      </w:r>
    </w:p>
    <w:p w14:paraId="523E8040" w14:textId="77777777" w:rsidR="00573108" w:rsidRPr="00573108" w:rsidRDefault="00573108" w:rsidP="00573108">
      <w:r w:rsidRPr="00573108">
        <w:rPr>
          <w:rFonts w:ascii="MS Gothic" w:eastAsia="MS Gothic" w:hAnsi="MS Gothic" w:cs="MS Gothic" w:hint="eastAsia"/>
        </w:rPr>
        <w:t>​</w:t>
      </w:r>
      <w:r w:rsidRPr="00573108">
        <w:t xml:space="preserve"> 文档分为零散知识点和经典算法两部分，对于零散知识点需要掌握并记忆，对于经典算法需要了解每个算法的步骤，能够使用相应的算法人工求解问题。动态规划问题的递推表达式需要掌握并记忆，伪代码供同学们了解相应算法的思想，考试不要求写代码或伪代码。</w:t>
      </w:r>
    </w:p>
    <w:p w14:paraId="42CAF6A2" w14:textId="77777777" w:rsidR="00573108" w:rsidRPr="00573108" w:rsidRDefault="00573108" w:rsidP="00573108">
      <w:r w:rsidRPr="00573108">
        <w:rPr>
          <w:rFonts w:ascii="MS Gothic" w:eastAsia="MS Gothic" w:hAnsi="MS Gothic" w:cs="MS Gothic" w:hint="eastAsia"/>
        </w:rPr>
        <w:t>​</w:t>
      </w:r>
      <w:r w:rsidRPr="00573108">
        <w:t xml:space="preserve"> 对知识点复习后可利用往年题检验复习成果。</w:t>
      </w:r>
    </w:p>
    <w:p w14:paraId="7F648774" w14:textId="77777777" w:rsidR="00573108" w:rsidRPr="00573108" w:rsidRDefault="00573108" w:rsidP="00573108">
      <w:r w:rsidRPr="00573108">
        <w:rPr>
          <w:rFonts w:ascii="MS Gothic" w:eastAsia="MS Gothic" w:hAnsi="MS Gothic" w:cs="MS Gothic" w:hint="eastAsia"/>
        </w:rPr>
        <w:t>​</w:t>
      </w:r>
      <w:r w:rsidRPr="00573108">
        <w:t xml:space="preserve"> 试卷结构如下图：</w:t>
      </w:r>
    </w:p>
    <w:p w14:paraId="4EAD6ED7" w14:textId="2D952462" w:rsidR="00573108" w:rsidRPr="00573108" w:rsidRDefault="00573108" w:rsidP="00573108">
      <w:r w:rsidRPr="00573108">
        <w:drawing>
          <wp:inline distT="0" distB="0" distL="0" distR="0" wp14:anchorId="646EA7C6" wp14:editId="0DC08403">
            <wp:extent cx="5274310" cy="3948430"/>
            <wp:effectExtent l="0" t="0" r="2540" b="0"/>
            <wp:docPr id="46" name="图片 46" descr="试卷结构">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试卷结构">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48430"/>
                    </a:xfrm>
                    <a:prstGeom prst="rect">
                      <a:avLst/>
                    </a:prstGeom>
                    <a:noFill/>
                    <a:ln>
                      <a:noFill/>
                    </a:ln>
                  </pic:spPr>
                </pic:pic>
              </a:graphicData>
            </a:graphic>
          </wp:inline>
        </w:drawing>
      </w:r>
    </w:p>
    <w:p w14:paraId="6E821820" w14:textId="77777777" w:rsidR="00573108" w:rsidRPr="00573108" w:rsidRDefault="00573108" w:rsidP="00573108">
      <w:pPr>
        <w:rPr>
          <w:b/>
          <w:bCs/>
        </w:rPr>
      </w:pPr>
      <w:r w:rsidRPr="00573108">
        <w:rPr>
          <w:b/>
          <w:bCs/>
        </w:rPr>
        <w:t>1、零散知识点</w:t>
      </w:r>
    </w:p>
    <w:p w14:paraId="0FE484A8" w14:textId="77777777" w:rsidR="00573108" w:rsidRPr="00573108" w:rsidRDefault="00573108" w:rsidP="00573108">
      <w:pPr>
        <w:rPr>
          <w:b/>
          <w:bCs/>
        </w:rPr>
      </w:pPr>
      <w:r w:rsidRPr="00573108">
        <w:rPr>
          <w:b/>
          <w:bCs/>
        </w:rPr>
        <w:t>1.1、递归树计算</w:t>
      </w:r>
    </w:p>
    <w:p w14:paraId="4CC1CC6A" w14:textId="77777777" w:rsidR="00573108" w:rsidRPr="00573108" w:rsidRDefault="00573108" w:rsidP="00573108">
      <w:pPr>
        <w:numPr>
          <w:ilvl w:val="0"/>
          <w:numId w:val="1"/>
        </w:numPr>
      </w:pPr>
      <w:r w:rsidRPr="00573108">
        <w:t>画递归树：需标明树高、树根和每层的开销。其中树高为log</w:t>
      </w:r>
      <w:del w:id="0" w:author="Unknown">
        <w:r w:rsidRPr="00573108">
          <w:delText>b</w:delText>
        </w:r>
      </w:del>
      <w:r w:rsidRPr="00573108">
        <w:t>n，树根为f(n)，每层的开销根据题目所给信息得到，最后一层的开销为$n^{log_ba}T(1)$</w:t>
      </w:r>
    </w:p>
    <w:p w14:paraId="41CBDEDE" w14:textId="77777777" w:rsidR="00573108" w:rsidRPr="00573108" w:rsidRDefault="00573108" w:rsidP="00573108">
      <w:pPr>
        <w:numPr>
          <w:ilvl w:val="0"/>
          <w:numId w:val="1"/>
        </w:numPr>
      </w:pPr>
      <w:r w:rsidRPr="00573108">
        <w:t>计算：通常利用等比数列求和公式计算递归式的时间复杂度</w:t>
      </w:r>
    </w:p>
    <w:p w14:paraId="4531B4C1" w14:textId="77777777" w:rsidR="00573108" w:rsidRPr="00573108" w:rsidRDefault="00573108" w:rsidP="00573108">
      <w:pPr>
        <w:numPr>
          <w:ilvl w:val="0"/>
          <w:numId w:val="1"/>
        </w:numPr>
      </w:pPr>
      <w:r w:rsidRPr="00573108">
        <w:t>证明：通常利用第二数学归纳法证明上一步计算得到的结果。一般假设T(n/2)成立，证明T(n)成立，有时需要减去一个低阶项</w:t>
      </w:r>
    </w:p>
    <w:p w14:paraId="1EF01C3E" w14:textId="77777777" w:rsidR="00573108" w:rsidRPr="00573108" w:rsidRDefault="00573108" w:rsidP="00573108">
      <w:r w:rsidRPr="00573108">
        <w:t>例题：</w:t>
      </w:r>
    </w:p>
    <w:p w14:paraId="7C783EFA" w14:textId="77777777" w:rsidR="00573108" w:rsidRPr="00573108" w:rsidRDefault="00573108" w:rsidP="00573108">
      <w:r w:rsidRPr="00573108">
        <w:t>Use a recursion tree to determine a good asymptotic upper bond on the recurrence T(n)=4T(n/3)+n. Use the substitution to verify your answer</w:t>
      </w:r>
    </w:p>
    <w:p w14:paraId="2C14EF76" w14:textId="1044FD77" w:rsidR="00573108" w:rsidRPr="00573108" w:rsidRDefault="00573108" w:rsidP="00573108">
      <w:r w:rsidRPr="00573108">
        <w:lastRenderedPageBreak/>
        <w:drawing>
          <wp:inline distT="0" distB="0" distL="0" distR="0" wp14:anchorId="0427326C" wp14:editId="0C400D25">
            <wp:extent cx="5274310" cy="2966720"/>
            <wp:effectExtent l="0" t="0" r="2540" b="5080"/>
            <wp:docPr id="45" name="图片 45" descr="例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例1">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FB3A340" w14:textId="341C0F71" w:rsidR="00573108" w:rsidRDefault="00573108" w:rsidP="00573108">
      <w:pPr>
        <w:rPr>
          <w:rFonts w:ascii="Cambria Math" w:hAnsi="Cambria Math" w:cs="Cambria Math"/>
        </w:rPr>
      </w:pPr>
      <w:r w:rsidRPr="00573108">
        <w:rPr>
          <w:rFonts w:ascii="Cambria Math" w:hAnsi="Cambria Math" w:cs="Cambria Math"/>
        </w:rPr>
        <w:drawing>
          <wp:inline distT="0" distB="0" distL="0" distR="0" wp14:anchorId="33893D8A" wp14:editId="4AC971F5">
            <wp:extent cx="5274310" cy="24009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00935"/>
                    </a:xfrm>
                    <a:prstGeom prst="rect">
                      <a:avLst/>
                    </a:prstGeom>
                  </pic:spPr>
                </pic:pic>
              </a:graphicData>
            </a:graphic>
          </wp:inline>
        </w:drawing>
      </w:r>
    </w:p>
    <w:p w14:paraId="4ED20646" w14:textId="7167A1B5" w:rsidR="00573108" w:rsidRDefault="00573108" w:rsidP="00573108">
      <w:pPr>
        <w:rPr>
          <w:b/>
          <w:bCs/>
        </w:rPr>
      </w:pPr>
      <w:r w:rsidRPr="00573108">
        <w:rPr>
          <w:b/>
          <w:bCs/>
        </w:rPr>
        <w:t>1.2、主定理</w:t>
      </w:r>
    </w:p>
    <w:p w14:paraId="161FA4EA" w14:textId="4B11D8E3" w:rsidR="00573108" w:rsidRPr="00573108" w:rsidRDefault="00573108" w:rsidP="00573108">
      <w:pPr>
        <w:rPr>
          <w:rFonts w:hint="eastAsia"/>
          <w:b/>
          <w:bCs/>
        </w:rPr>
      </w:pPr>
      <w:r w:rsidRPr="00573108">
        <w:rPr>
          <w:b/>
          <w:bCs/>
        </w:rPr>
        <w:drawing>
          <wp:inline distT="0" distB="0" distL="0" distR="0" wp14:anchorId="06BA64FE" wp14:editId="6B130AB3">
            <wp:extent cx="5274310" cy="11601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60145"/>
                    </a:xfrm>
                    <a:prstGeom prst="rect">
                      <a:avLst/>
                    </a:prstGeom>
                  </pic:spPr>
                </pic:pic>
              </a:graphicData>
            </a:graphic>
          </wp:inline>
        </w:drawing>
      </w:r>
    </w:p>
    <w:p w14:paraId="22A7198B" w14:textId="77777777" w:rsidR="00573108" w:rsidRPr="00573108" w:rsidRDefault="00573108" w:rsidP="00573108">
      <w:pPr>
        <w:rPr>
          <w:b/>
          <w:bCs/>
        </w:rPr>
      </w:pPr>
      <w:r w:rsidRPr="00573108">
        <w:rPr>
          <w:b/>
          <w:bCs/>
        </w:rPr>
        <w:t>1.3、排序算法对比</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1285"/>
        <w:gridCol w:w="1045"/>
        <w:gridCol w:w="1032"/>
        <w:gridCol w:w="1213"/>
        <w:gridCol w:w="983"/>
        <w:gridCol w:w="1076"/>
        <w:gridCol w:w="1672"/>
      </w:tblGrid>
      <w:tr w:rsidR="00573108" w:rsidRPr="00573108" w14:paraId="344C2346" w14:textId="77777777" w:rsidTr="00573108">
        <w:trPr>
          <w:tblHeader/>
        </w:trPr>
        <w:tc>
          <w:tcPr>
            <w:tcW w:w="0" w:type="auto"/>
            <w:shd w:val="clear" w:color="auto" w:fill="0D1117"/>
            <w:tcMar>
              <w:top w:w="90" w:type="dxa"/>
              <w:left w:w="195" w:type="dxa"/>
              <w:bottom w:w="90" w:type="dxa"/>
              <w:right w:w="195" w:type="dxa"/>
            </w:tcMar>
            <w:vAlign w:val="center"/>
            <w:hideMark/>
          </w:tcPr>
          <w:p w14:paraId="7F8BBF6F" w14:textId="77777777" w:rsidR="00573108" w:rsidRPr="00573108" w:rsidRDefault="00573108" w:rsidP="00573108">
            <w:pPr>
              <w:rPr>
                <w:b/>
                <w:bCs/>
              </w:rPr>
            </w:pPr>
            <w:r w:rsidRPr="00573108">
              <w:rPr>
                <w:b/>
                <w:bCs/>
              </w:rPr>
              <w:t>Sorting methods</w:t>
            </w:r>
          </w:p>
        </w:tc>
        <w:tc>
          <w:tcPr>
            <w:tcW w:w="0" w:type="auto"/>
            <w:shd w:val="clear" w:color="auto" w:fill="0D1117"/>
            <w:tcMar>
              <w:top w:w="90" w:type="dxa"/>
              <w:left w:w="195" w:type="dxa"/>
              <w:bottom w:w="90" w:type="dxa"/>
              <w:right w:w="195" w:type="dxa"/>
            </w:tcMar>
            <w:vAlign w:val="center"/>
            <w:hideMark/>
          </w:tcPr>
          <w:p w14:paraId="2F3C12A4" w14:textId="77777777" w:rsidR="00573108" w:rsidRPr="00573108" w:rsidRDefault="00573108" w:rsidP="00573108">
            <w:pPr>
              <w:rPr>
                <w:b/>
                <w:bCs/>
              </w:rPr>
            </w:pPr>
            <w:r w:rsidRPr="00573108">
              <w:rPr>
                <w:b/>
                <w:bCs/>
              </w:rPr>
              <w:t>Worst Case</w:t>
            </w:r>
          </w:p>
        </w:tc>
        <w:tc>
          <w:tcPr>
            <w:tcW w:w="0" w:type="auto"/>
            <w:shd w:val="clear" w:color="auto" w:fill="0D1117"/>
            <w:tcMar>
              <w:top w:w="90" w:type="dxa"/>
              <w:left w:w="195" w:type="dxa"/>
              <w:bottom w:w="90" w:type="dxa"/>
              <w:right w:w="195" w:type="dxa"/>
            </w:tcMar>
            <w:vAlign w:val="center"/>
            <w:hideMark/>
          </w:tcPr>
          <w:p w14:paraId="2EA3E73C" w14:textId="77777777" w:rsidR="00573108" w:rsidRPr="00573108" w:rsidRDefault="00573108" w:rsidP="00573108">
            <w:pPr>
              <w:rPr>
                <w:b/>
                <w:bCs/>
              </w:rPr>
            </w:pPr>
            <w:r w:rsidRPr="00573108">
              <w:rPr>
                <w:b/>
                <w:bCs/>
              </w:rPr>
              <w:t>Best Case</w:t>
            </w:r>
          </w:p>
        </w:tc>
        <w:tc>
          <w:tcPr>
            <w:tcW w:w="0" w:type="auto"/>
            <w:shd w:val="clear" w:color="auto" w:fill="0D1117"/>
            <w:tcMar>
              <w:top w:w="90" w:type="dxa"/>
              <w:left w:w="195" w:type="dxa"/>
              <w:bottom w:w="90" w:type="dxa"/>
              <w:right w:w="195" w:type="dxa"/>
            </w:tcMar>
            <w:vAlign w:val="center"/>
            <w:hideMark/>
          </w:tcPr>
          <w:p w14:paraId="60EAB17A" w14:textId="77777777" w:rsidR="00573108" w:rsidRPr="00573108" w:rsidRDefault="00573108" w:rsidP="00573108">
            <w:pPr>
              <w:rPr>
                <w:b/>
                <w:bCs/>
              </w:rPr>
            </w:pPr>
            <w:r w:rsidRPr="00573108">
              <w:rPr>
                <w:b/>
                <w:bCs/>
              </w:rPr>
              <w:t>Average Case</w:t>
            </w:r>
          </w:p>
        </w:tc>
        <w:tc>
          <w:tcPr>
            <w:tcW w:w="0" w:type="auto"/>
            <w:shd w:val="clear" w:color="auto" w:fill="0D1117"/>
            <w:tcMar>
              <w:top w:w="90" w:type="dxa"/>
              <w:left w:w="195" w:type="dxa"/>
              <w:bottom w:w="90" w:type="dxa"/>
              <w:right w:w="195" w:type="dxa"/>
            </w:tcMar>
            <w:vAlign w:val="center"/>
            <w:hideMark/>
          </w:tcPr>
          <w:p w14:paraId="26A77681" w14:textId="77777777" w:rsidR="00573108" w:rsidRPr="00573108" w:rsidRDefault="00573108" w:rsidP="00573108">
            <w:pPr>
              <w:rPr>
                <w:b/>
                <w:bCs/>
              </w:rPr>
            </w:pPr>
            <w:r w:rsidRPr="00573108">
              <w:rPr>
                <w:b/>
                <w:bCs/>
              </w:rPr>
              <w:t>Stable</w:t>
            </w:r>
          </w:p>
        </w:tc>
        <w:tc>
          <w:tcPr>
            <w:tcW w:w="0" w:type="auto"/>
            <w:shd w:val="clear" w:color="auto" w:fill="0D1117"/>
            <w:tcMar>
              <w:top w:w="90" w:type="dxa"/>
              <w:left w:w="195" w:type="dxa"/>
              <w:bottom w:w="90" w:type="dxa"/>
              <w:right w:w="195" w:type="dxa"/>
            </w:tcMar>
            <w:vAlign w:val="center"/>
            <w:hideMark/>
          </w:tcPr>
          <w:p w14:paraId="0179FCE6" w14:textId="77777777" w:rsidR="00573108" w:rsidRPr="00573108" w:rsidRDefault="00573108" w:rsidP="00573108">
            <w:pPr>
              <w:rPr>
                <w:b/>
                <w:bCs/>
              </w:rPr>
            </w:pPr>
            <w:r w:rsidRPr="00573108">
              <w:rPr>
                <w:b/>
                <w:bCs/>
              </w:rPr>
              <w:t>Inplace</w:t>
            </w:r>
          </w:p>
        </w:tc>
        <w:tc>
          <w:tcPr>
            <w:tcW w:w="0" w:type="auto"/>
            <w:shd w:val="clear" w:color="auto" w:fill="0D1117"/>
            <w:tcMar>
              <w:top w:w="90" w:type="dxa"/>
              <w:left w:w="195" w:type="dxa"/>
              <w:bottom w:w="90" w:type="dxa"/>
              <w:right w:w="195" w:type="dxa"/>
            </w:tcMar>
            <w:vAlign w:val="center"/>
            <w:hideMark/>
          </w:tcPr>
          <w:p w14:paraId="3FE7A25A" w14:textId="77777777" w:rsidR="00573108" w:rsidRPr="00573108" w:rsidRDefault="00573108" w:rsidP="00573108">
            <w:pPr>
              <w:rPr>
                <w:b/>
                <w:bCs/>
              </w:rPr>
            </w:pPr>
            <w:r w:rsidRPr="00573108">
              <w:rPr>
                <w:b/>
                <w:bCs/>
              </w:rPr>
              <w:t>Application</w:t>
            </w:r>
          </w:p>
        </w:tc>
      </w:tr>
      <w:tr w:rsidR="00573108" w:rsidRPr="00573108" w14:paraId="18F9A9CF" w14:textId="77777777" w:rsidTr="00573108">
        <w:tc>
          <w:tcPr>
            <w:tcW w:w="0" w:type="auto"/>
            <w:shd w:val="clear" w:color="auto" w:fill="0D1117"/>
            <w:tcMar>
              <w:top w:w="90" w:type="dxa"/>
              <w:left w:w="195" w:type="dxa"/>
              <w:bottom w:w="90" w:type="dxa"/>
              <w:right w:w="195" w:type="dxa"/>
            </w:tcMar>
            <w:vAlign w:val="center"/>
            <w:hideMark/>
          </w:tcPr>
          <w:p w14:paraId="67F20BCB" w14:textId="77777777" w:rsidR="00573108" w:rsidRPr="00573108" w:rsidRDefault="00573108" w:rsidP="00573108">
            <w:r w:rsidRPr="00573108">
              <w:t>Insert Sort</w:t>
            </w:r>
          </w:p>
        </w:tc>
        <w:tc>
          <w:tcPr>
            <w:tcW w:w="0" w:type="auto"/>
            <w:shd w:val="clear" w:color="auto" w:fill="0D1117"/>
            <w:tcMar>
              <w:top w:w="90" w:type="dxa"/>
              <w:left w:w="195" w:type="dxa"/>
              <w:bottom w:w="90" w:type="dxa"/>
              <w:right w:w="195" w:type="dxa"/>
            </w:tcMar>
            <w:vAlign w:val="center"/>
            <w:hideMark/>
          </w:tcPr>
          <w:p w14:paraId="4BBB6301" w14:textId="77777777" w:rsidR="00573108" w:rsidRPr="00573108" w:rsidRDefault="00573108" w:rsidP="00573108">
            <w:r w:rsidRPr="00573108">
              <w:rPr>
                <w:rFonts w:ascii="Cambria Math" w:hAnsi="Cambria Math" w:cs="Cambria Math"/>
              </w:rPr>
              <w:t>𝑛</w:t>
            </w:r>
            <w:r w:rsidRPr="00573108">
              <w:t>2</w:t>
            </w:r>
          </w:p>
        </w:tc>
        <w:tc>
          <w:tcPr>
            <w:tcW w:w="0" w:type="auto"/>
            <w:shd w:val="clear" w:color="auto" w:fill="0D1117"/>
            <w:tcMar>
              <w:top w:w="90" w:type="dxa"/>
              <w:left w:w="195" w:type="dxa"/>
              <w:bottom w:w="90" w:type="dxa"/>
              <w:right w:w="195" w:type="dxa"/>
            </w:tcMar>
            <w:vAlign w:val="center"/>
            <w:hideMark/>
          </w:tcPr>
          <w:p w14:paraId="6ED20BA8" w14:textId="77777777" w:rsidR="00573108" w:rsidRPr="00573108" w:rsidRDefault="00573108" w:rsidP="00573108">
            <w:r w:rsidRPr="00573108">
              <w:rPr>
                <w:rFonts w:ascii="Cambria Math" w:hAnsi="Cambria Math" w:cs="Cambria Math"/>
              </w:rPr>
              <w:t>𝑛</w:t>
            </w:r>
          </w:p>
        </w:tc>
        <w:tc>
          <w:tcPr>
            <w:tcW w:w="0" w:type="auto"/>
            <w:shd w:val="clear" w:color="auto" w:fill="0D1117"/>
            <w:tcMar>
              <w:top w:w="90" w:type="dxa"/>
              <w:left w:w="195" w:type="dxa"/>
              <w:bottom w:w="90" w:type="dxa"/>
              <w:right w:w="195" w:type="dxa"/>
            </w:tcMar>
            <w:vAlign w:val="center"/>
            <w:hideMark/>
          </w:tcPr>
          <w:p w14:paraId="0B161443" w14:textId="77777777" w:rsidR="00573108" w:rsidRPr="00573108" w:rsidRDefault="00573108" w:rsidP="00573108">
            <w:r w:rsidRPr="00573108">
              <w:rPr>
                <w:rFonts w:ascii="Cambria Math" w:hAnsi="Cambria Math" w:cs="Cambria Math"/>
              </w:rPr>
              <w:t>𝑛</w:t>
            </w:r>
            <w:r w:rsidRPr="00573108">
              <w:t>2</w:t>
            </w:r>
          </w:p>
        </w:tc>
        <w:tc>
          <w:tcPr>
            <w:tcW w:w="0" w:type="auto"/>
            <w:shd w:val="clear" w:color="auto" w:fill="0D1117"/>
            <w:tcMar>
              <w:top w:w="90" w:type="dxa"/>
              <w:left w:w="195" w:type="dxa"/>
              <w:bottom w:w="90" w:type="dxa"/>
              <w:right w:w="195" w:type="dxa"/>
            </w:tcMar>
            <w:vAlign w:val="center"/>
            <w:hideMark/>
          </w:tcPr>
          <w:p w14:paraId="6913F4ED" w14:textId="77777777" w:rsidR="00573108" w:rsidRPr="00573108" w:rsidRDefault="00573108" w:rsidP="00573108">
            <w:r w:rsidRPr="00573108">
              <w:t>T</w:t>
            </w:r>
          </w:p>
        </w:tc>
        <w:tc>
          <w:tcPr>
            <w:tcW w:w="0" w:type="auto"/>
            <w:shd w:val="clear" w:color="auto" w:fill="0D1117"/>
            <w:tcMar>
              <w:top w:w="90" w:type="dxa"/>
              <w:left w:w="195" w:type="dxa"/>
              <w:bottom w:w="90" w:type="dxa"/>
              <w:right w:w="195" w:type="dxa"/>
            </w:tcMar>
            <w:vAlign w:val="center"/>
            <w:hideMark/>
          </w:tcPr>
          <w:p w14:paraId="3DA816D8" w14:textId="77777777" w:rsidR="00573108" w:rsidRPr="00573108" w:rsidRDefault="00573108" w:rsidP="00573108">
            <w:r w:rsidRPr="00573108">
              <w:t>T</w:t>
            </w:r>
          </w:p>
        </w:tc>
        <w:tc>
          <w:tcPr>
            <w:tcW w:w="0" w:type="auto"/>
            <w:shd w:val="clear" w:color="auto" w:fill="0D1117"/>
            <w:tcMar>
              <w:top w:w="90" w:type="dxa"/>
              <w:left w:w="195" w:type="dxa"/>
              <w:bottom w:w="90" w:type="dxa"/>
              <w:right w:w="195" w:type="dxa"/>
            </w:tcMar>
            <w:vAlign w:val="center"/>
            <w:hideMark/>
          </w:tcPr>
          <w:p w14:paraId="748121C6" w14:textId="77777777" w:rsidR="00573108" w:rsidRPr="00573108" w:rsidRDefault="00573108" w:rsidP="00573108">
            <w:r w:rsidRPr="00573108">
              <w:t>Very fast when n&lt;50</w:t>
            </w:r>
          </w:p>
        </w:tc>
      </w:tr>
      <w:tr w:rsidR="00573108" w:rsidRPr="00573108" w14:paraId="19C60E90" w14:textId="77777777" w:rsidTr="00573108">
        <w:tc>
          <w:tcPr>
            <w:tcW w:w="0" w:type="auto"/>
            <w:shd w:val="clear" w:color="auto" w:fill="0D1117"/>
            <w:tcMar>
              <w:top w:w="90" w:type="dxa"/>
              <w:left w:w="195" w:type="dxa"/>
              <w:bottom w:w="90" w:type="dxa"/>
              <w:right w:w="195" w:type="dxa"/>
            </w:tcMar>
            <w:vAlign w:val="center"/>
            <w:hideMark/>
          </w:tcPr>
          <w:p w14:paraId="3CF42DDC" w14:textId="77777777" w:rsidR="00573108" w:rsidRPr="00573108" w:rsidRDefault="00573108" w:rsidP="00573108">
            <w:r w:rsidRPr="00573108">
              <w:t>Bubble Sort</w:t>
            </w:r>
          </w:p>
        </w:tc>
        <w:tc>
          <w:tcPr>
            <w:tcW w:w="0" w:type="auto"/>
            <w:shd w:val="clear" w:color="auto" w:fill="0D1117"/>
            <w:tcMar>
              <w:top w:w="90" w:type="dxa"/>
              <w:left w:w="195" w:type="dxa"/>
              <w:bottom w:w="90" w:type="dxa"/>
              <w:right w:w="195" w:type="dxa"/>
            </w:tcMar>
            <w:vAlign w:val="center"/>
            <w:hideMark/>
          </w:tcPr>
          <w:p w14:paraId="7E902B95" w14:textId="77777777" w:rsidR="00573108" w:rsidRPr="00573108" w:rsidRDefault="00573108" w:rsidP="00573108">
            <w:r w:rsidRPr="00573108">
              <w:rPr>
                <w:rFonts w:ascii="Cambria Math" w:hAnsi="Cambria Math" w:cs="Cambria Math"/>
              </w:rPr>
              <w:t>𝑛</w:t>
            </w:r>
            <w:r w:rsidRPr="00573108">
              <w:t>2</w:t>
            </w:r>
          </w:p>
        </w:tc>
        <w:tc>
          <w:tcPr>
            <w:tcW w:w="0" w:type="auto"/>
            <w:shd w:val="clear" w:color="auto" w:fill="0D1117"/>
            <w:tcMar>
              <w:top w:w="90" w:type="dxa"/>
              <w:left w:w="195" w:type="dxa"/>
              <w:bottom w:w="90" w:type="dxa"/>
              <w:right w:w="195" w:type="dxa"/>
            </w:tcMar>
            <w:vAlign w:val="center"/>
            <w:hideMark/>
          </w:tcPr>
          <w:p w14:paraId="7BE4EB16" w14:textId="77777777" w:rsidR="00573108" w:rsidRPr="00573108" w:rsidRDefault="00573108" w:rsidP="00573108">
            <w:r w:rsidRPr="00573108">
              <w:rPr>
                <w:rFonts w:ascii="Cambria Math" w:hAnsi="Cambria Math" w:cs="Cambria Math"/>
              </w:rPr>
              <w:t>𝑛</w:t>
            </w:r>
          </w:p>
        </w:tc>
        <w:tc>
          <w:tcPr>
            <w:tcW w:w="0" w:type="auto"/>
            <w:shd w:val="clear" w:color="auto" w:fill="0D1117"/>
            <w:tcMar>
              <w:top w:w="90" w:type="dxa"/>
              <w:left w:w="195" w:type="dxa"/>
              <w:bottom w:w="90" w:type="dxa"/>
              <w:right w:w="195" w:type="dxa"/>
            </w:tcMar>
            <w:vAlign w:val="center"/>
            <w:hideMark/>
          </w:tcPr>
          <w:p w14:paraId="181BA3DB" w14:textId="77777777" w:rsidR="00573108" w:rsidRPr="00573108" w:rsidRDefault="00573108" w:rsidP="00573108">
            <w:r w:rsidRPr="00573108">
              <w:rPr>
                <w:rFonts w:ascii="Cambria Math" w:hAnsi="Cambria Math" w:cs="Cambria Math"/>
              </w:rPr>
              <w:t>𝑛</w:t>
            </w:r>
            <w:r w:rsidRPr="00573108">
              <w:t>2</w:t>
            </w:r>
          </w:p>
        </w:tc>
        <w:tc>
          <w:tcPr>
            <w:tcW w:w="0" w:type="auto"/>
            <w:shd w:val="clear" w:color="auto" w:fill="0D1117"/>
            <w:tcMar>
              <w:top w:w="90" w:type="dxa"/>
              <w:left w:w="195" w:type="dxa"/>
              <w:bottom w:w="90" w:type="dxa"/>
              <w:right w:w="195" w:type="dxa"/>
            </w:tcMar>
            <w:vAlign w:val="center"/>
            <w:hideMark/>
          </w:tcPr>
          <w:p w14:paraId="7769BB95" w14:textId="77777777" w:rsidR="00573108" w:rsidRPr="00573108" w:rsidRDefault="00573108" w:rsidP="00573108">
            <w:r w:rsidRPr="00573108">
              <w:t>T</w:t>
            </w:r>
          </w:p>
        </w:tc>
        <w:tc>
          <w:tcPr>
            <w:tcW w:w="0" w:type="auto"/>
            <w:shd w:val="clear" w:color="auto" w:fill="0D1117"/>
            <w:tcMar>
              <w:top w:w="90" w:type="dxa"/>
              <w:left w:w="195" w:type="dxa"/>
              <w:bottom w:w="90" w:type="dxa"/>
              <w:right w:w="195" w:type="dxa"/>
            </w:tcMar>
            <w:vAlign w:val="center"/>
            <w:hideMark/>
          </w:tcPr>
          <w:p w14:paraId="2E4E37B8" w14:textId="77777777" w:rsidR="00573108" w:rsidRPr="00573108" w:rsidRDefault="00573108" w:rsidP="00573108">
            <w:r w:rsidRPr="00573108">
              <w:t>T</w:t>
            </w:r>
          </w:p>
        </w:tc>
        <w:tc>
          <w:tcPr>
            <w:tcW w:w="0" w:type="auto"/>
            <w:shd w:val="clear" w:color="auto" w:fill="0D1117"/>
            <w:tcMar>
              <w:top w:w="90" w:type="dxa"/>
              <w:left w:w="195" w:type="dxa"/>
              <w:bottom w:w="90" w:type="dxa"/>
              <w:right w:w="195" w:type="dxa"/>
            </w:tcMar>
            <w:vAlign w:val="center"/>
            <w:hideMark/>
          </w:tcPr>
          <w:p w14:paraId="09BC599A" w14:textId="77777777" w:rsidR="00573108" w:rsidRPr="00573108" w:rsidRDefault="00573108" w:rsidP="00573108">
            <w:r w:rsidRPr="00573108">
              <w:t>Very fast when n&lt;50</w:t>
            </w:r>
          </w:p>
        </w:tc>
      </w:tr>
      <w:tr w:rsidR="00573108" w:rsidRPr="00573108" w14:paraId="09355F0D" w14:textId="77777777" w:rsidTr="00573108">
        <w:tc>
          <w:tcPr>
            <w:tcW w:w="0" w:type="auto"/>
            <w:shd w:val="clear" w:color="auto" w:fill="0D1117"/>
            <w:tcMar>
              <w:top w:w="90" w:type="dxa"/>
              <w:left w:w="195" w:type="dxa"/>
              <w:bottom w:w="90" w:type="dxa"/>
              <w:right w:w="195" w:type="dxa"/>
            </w:tcMar>
            <w:vAlign w:val="center"/>
            <w:hideMark/>
          </w:tcPr>
          <w:p w14:paraId="5E2964D4" w14:textId="77777777" w:rsidR="00573108" w:rsidRPr="00573108" w:rsidRDefault="00573108" w:rsidP="00573108">
            <w:r w:rsidRPr="00573108">
              <w:lastRenderedPageBreak/>
              <w:t>Merge Sort</w:t>
            </w:r>
          </w:p>
        </w:tc>
        <w:tc>
          <w:tcPr>
            <w:tcW w:w="0" w:type="auto"/>
            <w:shd w:val="clear" w:color="auto" w:fill="0D1117"/>
            <w:tcMar>
              <w:top w:w="90" w:type="dxa"/>
              <w:left w:w="195" w:type="dxa"/>
              <w:bottom w:w="90" w:type="dxa"/>
              <w:right w:w="195" w:type="dxa"/>
            </w:tcMar>
            <w:vAlign w:val="center"/>
            <w:hideMark/>
          </w:tcPr>
          <w:p w14:paraId="750E13E5" w14:textId="77777777" w:rsidR="00573108" w:rsidRPr="00573108" w:rsidRDefault="00573108" w:rsidP="00573108">
            <w:r w:rsidRPr="00573108">
              <w:rPr>
                <w:rFonts w:ascii="Cambria Math" w:hAnsi="Cambria Math" w:cs="Cambria Math"/>
              </w:rPr>
              <w:t>𝑛𝑙𝑜𝑔𝑛</w:t>
            </w:r>
          </w:p>
        </w:tc>
        <w:tc>
          <w:tcPr>
            <w:tcW w:w="0" w:type="auto"/>
            <w:shd w:val="clear" w:color="auto" w:fill="0D1117"/>
            <w:tcMar>
              <w:top w:w="90" w:type="dxa"/>
              <w:left w:w="195" w:type="dxa"/>
              <w:bottom w:w="90" w:type="dxa"/>
              <w:right w:w="195" w:type="dxa"/>
            </w:tcMar>
            <w:vAlign w:val="center"/>
            <w:hideMark/>
          </w:tcPr>
          <w:p w14:paraId="381E3433" w14:textId="77777777" w:rsidR="00573108" w:rsidRPr="00573108" w:rsidRDefault="00573108" w:rsidP="00573108">
            <w:r w:rsidRPr="00573108">
              <w:rPr>
                <w:rFonts w:ascii="Cambria Math" w:hAnsi="Cambria Math" w:cs="Cambria Math"/>
              </w:rPr>
              <w:t>𝑛𝑙𝑜𝑔𝑛</w:t>
            </w:r>
          </w:p>
        </w:tc>
        <w:tc>
          <w:tcPr>
            <w:tcW w:w="0" w:type="auto"/>
            <w:shd w:val="clear" w:color="auto" w:fill="0D1117"/>
            <w:tcMar>
              <w:top w:w="90" w:type="dxa"/>
              <w:left w:w="195" w:type="dxa"/>
              <w:bottom w:w="90" w:type="dxa"/>
              <w:right w:w="195" w:type="dxa"/>
            </w:tcMar>
            <w:vAlign w:val="center"/>
            <w:hideMark/>
          </w:tcPr>
          <w:p w14:paraId="79C553AD" w14:textId="77777777" w:rsidR="00573108" w:rsidRPr="00573108" w:rsidRDefault="00573108" w:rsidP="00573108">
            <w:r w:rsidRPr="00573108">
              <w:rPr>
                <w:rFonts w:ascii="Cambria Math" w:hAnsi="Cambria Math" w:cs="Cambria Math"/>
              </w:rPr>
              <w:t>𝑛𝑙𝑜𝑔𝑛</w:t>
            </w:r>
          </w:p>
        </w:tc>
        <w:tc>
          <w:tcPr>
            <w:tcW w:w="0" w:type="auto"/>
            <w:shd w:val="clear" w:color="auto" w:fill="0D1117"/>
            <w:tcMar>
              <w:top w:w="90" w:type="dxa"/>
              <w:left w:w="195" w:type="dxa"/>
              <w:bottom w:w="90" w:type="dxa"/>
              <w:right w:w="195" w:type="dxa"/>
            </w:tcMar>
            <w:vAlign w:val="center"/>
            <w:hideMark/>
          </w:tcPr>
          <w:p w14:paraId="22281B2C" w14:textId="77777777" w:rsidR="00573108" w:rsidRPr="00573108" w:rsidRDefault="00573108" w:rsidP="00573108">
            <w:r w:rsidRPr="00573108">
              <w:t>T</w:t>
            </w:r>
          </w:p>
        </w:tc>
        <w:tc>
          <w:tcPr>
            <w:tcW w:w="0" w:type="auto"/>
            <w:shd w:val="clear" w:color="auto" w:fill="0D1117"/>
            <w:tcMar>
              <w:top w:w="90" w:type="dxa"/>
              <w:left w:w="195" w:type="dxa"/>
              <w:bottom w:w="90" w:type="dxa"/>
              <w:right w:w="195" w:type="dxa"/>
            </w:tcMar>
            <w:vAlign w:val="center"/>
            <w:hideMark/>
          </w:tcPr>
          <w:p w14:paraId="77A71C41" w14:textId="77777777" w:rsidR="00573108" w:rsidRPr="00573108" w:rsidRDefault="00573108" w:rsidP="00573108">
            <w:r w:rsidRPr="00573108">
              <w:t>F</w:t>
            </w:r>
          </w:p>
        </w:tc>
        <w:tc>
          <w:tcPr>
            <w:tcW w:w="0" w:type="auto"/>
            <w:shd w:val="clear" w:color="auto" w:fill="0D1117"/>
            <w:tcMar>
              <w:top w:w="90" w:type="dxa"/>
              <w:left w:w="195" w:type="dxa"/>
              <w:bottom w:w="90" w:type="dxa"/>
              <w:right w:w="195" w:type="dxa"/>
            </w:tcMar>
            <w:vAlign w:val="center"/>
            <w:hideMark/>
          </w:tcPr>
          <w:p w14:paraId="60F3EF6F" w14:textId="77777777" w:rsidR="00573108" w:rsidRPr="00573108" w:rsidRDefault="00573108" w:rsidP="00573108">
            <w:r w:rsidRPr="00573108">
              <w:t>Need extra space; good for external sort</w:t>
            </w:r>
          </w:p>
        </w:tc>
      </w:tr>
      <w:tr w:rsidR="00573108" w:rsidRPr="00573108" w14:paraId="5874FEA1" w14:textId="77777777" w:rsidTr="00573108">
        <w:tc>
          <w:tcPr>
            <w:tcW w:w="0" w:type="auto"/>
            <w:shd w:val="clear" w:color="auto" w:fill="0D1117"/>
            <w:tcMar>
              <w:top w:w="90" w:type="dxa"/>
              <w:left w:w="195" w:type="dxa"/>
              <w:bottom w:w="90" w:type="dxa"/>
              <w:right w:w="195" w:type="dxa"/>
            </w:tcMar>
            <w:vAlign w:val="center"/>
            <w:hideMark/>
          </w:tcPr>
          <w:p w14:paraId="5F8C3483" w14:textId="77777777" w:rsidR="00573108" w:rsidRPr="00573108" w:rsidRDefault="00573108" w:rsidP="00573108">
            <w:r w:rsidRPr="00573108">
              <w:t>Heap Sort</w:t>
            </w:r>
          </w:p>
        </w:tc>
        <w:tc>
          <w:tcPr>
            <w:tcW w:w="0" w:type="auto"/>
            <w:shd w:val="clear" w:color="auto" w:fill="0D1117"/>
            <w:tcMar>
              <w:top w:w="90" w:type="dxa"/>
              <w:left w:w="195" w:type="dxa"/>
              <w:bottom w:w="90" w:type="dxa"/>
              <w:right w:w="195" w:type="dxa"/>
            </w:tcMar>
            <w:vAlign w:val="center"/>
            <w:hideMark/>
          </w:tcPr>
          <w:p w14:paraId="20C767AC" w14:textId="77777777" w:rsidR="00573108" w:rsidRPr="00573108" w:rsidRDefault="00573108" w:rsidP="00573108">
            <w:r w:rsidRPr="00573108">
              <w:rPr>
                <w:rFonts w:ascii="Cambria Math" w:hAnsi="Cambria Math" w:cs="Cambria Math"/>
              </w:rPr>
              <w:t>𝑛𝑙𝑜𝑔𝑛</w:t>
            </w:r>
          </w:p>
        </w:tc>
        <w:tc>
          <w:tcPr>
            <w:tcW w:w="0" w:type="auto"/>
            <w:shd w:val="clear" w:color="auto" w:fill="0D1117"/>
            <w:tcMar>
              <w:top w:w="90" w:type="dxa"/>
              <w:left w:w="195" w:type="dxa"/>
              <w:bottom w:w="90" w:type="dxa"/>
              <w:right w:w="195" w:type="dxa"/>
            </w:tcMar>
            <w:vAlign w:val="center"/>
            <w:hideMark/>
          </w:tcPr>
          <w:p w14:paraId="1CE10269" w14:textId="77777777" w:rsidR="00573108" w:rsidRPr="00573108" w:rsidRDefault="00573108" w:rsidP="00573108">
            <w:r w:rsidRPr="00573108">
              <w:rPr>
                <w:rFonts w:ascii="Cambria Math" w:hAnsi="Cambria Math" w:cs="Cambria Math"/>
              </w:rPr>
              <w:t>𝑛</w:t>
            </w:r>
          </w:p>
        </w:tc>
        <w:tc>
          <w:tcPr>
            <w:tcW w:w="0" w:type="auto"/>
            <w:shd w:val="clear" w:color="auto" w:fill="0D1117"/>
            <w:tcMar>
              <w:top w:w="90" w:type="dxa"/>
              <w:left w:w="195" w:type="dxa"/>
              <w:bottom w:w="90" w:type="dxa"/>
              <w:right w:w="195" w:type="dxa"/>
            </w:tcMar>
            <w:vAlign w:val="center"/>
            <w:hideMark/>
          </w:tcPr>
          <w:p w14:paraId="7F263036" w14:textId="77777777" w:rsidR="00573108" w:rsidRPr="00573108" w:rsidRDefault="00573108" w:rsidP="00573108">
            <w:r w:rsidRPr="00573108">
              <w:rPr>
                <w:rFonts w:ascii="Cambria Math" w:hAnsi="Cambria Math" w:cs="Cambria Math"/>
              </w:rPr>
              <w:t>𝑛𝑙𝑜𝑔𝑛</w:t>
            </w:r>
          </w:p>
        </w:tc>
        <w:tc>
          <w:tcPr>
            <w:tcW w:w="0" w:type="auto"/>
            <w:shd w:val="clear" w:color="auto" w:fill="0D1117"/>
            <w:tcMar>
              <w:top w:w="90" w:type="dxa"/>
              <w:left w:w="195" w:type="dxa"/>
              <w:bottom w:w="90" w:type="dxa"/>
              <w:right w:w="195" w:type="dxa"/>
            </w:tcMar>
            <w:vAlign w:val="center"/>
            <w:hideMark/>
          </w:tcPr>
          <w:p w14:paraId="77147F0D" w14:textId="77777777" w:rsidR="00573108" w:rsidRPr="00573108" w:rsidRDefault="00573108" w:rsidP="00573108">
            <w:r w:rsidRPr="00573108">
              <w:t>F</w:t>
            </w:r>
          </w:p>
        </w:tc>
        <w:tc>
          <w:tcPr>
            <w:tcW w:w="0" w:type="auto"/>
            <w:shd w:val="clear" w:color="auto" w:fill="0D1117"/>
            <w:tcMar>
              <w:top w:w="90" w:type="dxa"/>
              <w:left w:w="195" w:type="dxa"/>
              <w:bottom w:w="90" w:type="dxa"/>
              <w:right w:w="195" w:type="dxa"/>
            </w:tcMar>
            <w:vAlign w:val="center"/>
            <w:hideMark/>
          </w:tcPr>
          <w:p w14:paraId="685B043D" w14:textId="77777777" w:rsidR="00573108" w:rsidRPr="00573108" w:rsidRDefault="00573108" w:rsidP="00573108">
            <w:r w:rsidRPr="00573108">
              <w:t>T</w:t>
            </w:r>
          </w:p>
        </w:tc>
        <w:tc>
          <w:tcPr>
            <w:tcW w:w="0" w:type="auto"/>
            <w:shd w:val="clear" w:color="auto" w:fill="0D1117"/>
            <w:tcMar>
              <w:top w:w="90" w:type="dxa"/>
              <w:left w:w="195" w:type="dxa"/>
              <w:bottom w:w="90" w:type="dxa"/>
              <w:right w:w="195" w:type="dxa"/>
            </w:tcMar>
            <w:vAlign w:val="center"/>
            <w:hideMark/>
          </w:tcPr>
          <w:p w14:paraId="06BE955F" w14:textId="77777777" w:rsidR="00573108" w:rsidRPr="00573108" w:rsidRDefault="00573108" w:rsidP="00573108">
            <w:r w:rsidRPr="00573108">
              <w:t>Good for real-time app</w:t>
            </w:r>
          </w:p>
        </w:tc>
      </w:tr>
      <w:tr w:rsidR="00573108" w:rsidRPr="00573108" w14:paraId="7E5368F5" w14:textId="77777777" w:rsidTr="00573108">
        <w:tc>
          <w:tcPr>
            <w:tcW w:w="0" w:type="auto"/>
            <w:shd w:val="clear" w:color="auto" w:fill="0D1117"/>
            <w:tcMar>
              <w:top w:w="90" w:type="dxa"/>
              <w:left w:w="195" w:type="dxa"/>
              <w:bottom w:w="90" w:type="dxa"/>
              <w:right w:w="195" w:type="dxa"/>
            </w:tcMar>
            <w:vAlign w:val="center"/>
            <w:hideMark/>
          </w:tcPr>
          <w:p w14:paraId="1B594B45" w14:textId="77777777" w:rsidR="00573108" w:rsidRPr="00573108" w:rsidRDefault="00573108" w:rsidP="00573108">
            <w:r w:rsidRPr="00573108">
              <w:t>Quick Sort</w:t>
            </w:r>
          </w:p>
        </w:tc>
        <w:tc>
          <w:tcPr>
            <w:tcW w:w="0" w:type="auto"/>
            <w:shd w:val="clear" w:color="auto" w:fill="0D1117"/>
            <w:tcMar>
              <w:top w:w="90" w:type="dxa"/>
              <w:left w:w="195" w:type="dxa"/>
              <w:bottom w:w="90" w:type="dxa"/>
              <w:right w:w="195" w:type="dxa"/>
            </w:tcMar>
            <w:vAlign w:val="center"/>
            <w:hideMark/>
          </w:tcPr>
          <w:p w14:paraId="4BA9554E" w14:textId="77777777" w:rsidR="00573108" w:rsidRPr="00573108" w:rsidRDefault="00573108" w:rsidP="00573108">
            <w:r w:rsidRPr="00573108">
              <w:rPr>
                <w:rFonts w:ascii="Cambria Math" w:hAnsi="Cambria Math" w:cs="Cambria Math"/>
              </w:rPr>
              <w:t>𝑛</w:t>
            </w:r>
            <w:r w:rsidRPr="00573108">
              <w:t>2</w:t>
            </w:r>
          </w:p>
        </w:tc>
        <w:tc>
          <w:tcPr>
            <w:tcW w:w="0" w:type="auto"/>
            <w:shd w:val="clear" w:color="auto" w:fill="0D1117"/>
            <w:tcMar>
              <w:top w:w="90" w:type="dxa"/>
              <w:left w:w="195" w:type="dxa"/>
              <w:bottom w:w="90" w:type="dxa"/>
              <w:right w:w="195" w:type="dxa"/>
            </w:tcMar>
            <w:vAlign w:val="center"/>
            <w:hideMark/>
          </w:tcPr>
          <w:p w14:paraId="3A3A76DD" w14:textId="77777777" w:rsidR="00573108" w:rsidRPr="00573108" w:rsidRDefault="00573108" w:rsidP="00573108">
            <w:r w:rsidRPr="00573108">
              <w:rPr>
                <w:rFonts w:ascii="Cambria Math" w:hAnsi="Cambria Math" w:cs="Cambria Math"/>
              </w:rPr>
              <w:t>𝑛𝑙𝑜𝑔𝑛</w:t>
            </w:r>
          </w:p>
        </w:tc>
        <w:tc>
          <w:tcPr>
            <w:tcW w:w="0" w:type="auto"/>
            <w:shd w:val="clear" w:color="auto" w:fill="0D1117"/>
            <w:tcMar>
              <w:top w:w="90" w:type="dxa"/>
              <w:left w:w="195" w:type="dxa"/>
              <w:bottom w:w="90" w:type="dxa"/>
              <w:right w:w="195" w:type="dxa"/>
            </w:tcMar>
            <w:vAlign w:val="center"/>
            <w:hideMark/>
          </w:tcPr>
          <w:p w14:paraId="6FEEDAD8" w14:textId="77777777" w:rsidR="00573108" w:rsidRPr="00573108" w:rsidRDefault="00573108" w:rsidP="00573108">
            <w:r w:rsidRPr="00573108">
              <w:rPr>
                <w:rFonts w:ascii="Cambria Math" w:hAnsi="Cambria Math" w:cs="Cambria Math"/>
              </w:rPr>
              <w:t>𝑛𝑙𝑜𝑔𝑛</w:t>
            </w:r>
          </w:p>
        </w:tc>
        <w:tc>
          <w:tcPr>
            <w:tcW w:w="0" w:type="auto"/>
            <w:shd w:val="clear" w:color="auto" w:fill="0D1117"/>
            <w:tcMar>
              <w:top w:w="90" w:type="dxa"/>
              <w:left w:w="195" w:type="dxa"/>
              <w:bottom w:w="90" w:type="dxa"/>
              <w:right w:w="195" w:type="dxa"/>
            </w:tcMar>
            <w:vAlign w:val="center"/>
            <w:hideMark/>
          </w:tcPr>
          <w:p w14:paraId="394E7326" w14:textId="77777777" w:rsidR="00573108" w:rsidRPr="00573108" w:rsidRDefault="00573108" w:rsidP="00573108">
            <w:r w:rsidRPr="00573108">
              <w:t>F</w:t>
            </w:r>
          </w:p>
        </w:tc>
        <w:tc>
          <w:tcPr>
            <w:tcW w:w="0" w:type="auto"/>
            <w:shd w:val="clear" w:color="auto" w:fill="0D1117"/>
            <w:tcMar>
              <w:top w:w="90" w:type="dxa"/>
              <w:left w:w="195" w:type="dxa"/>
              <w:bottom w:w="90" w:type="dxa"/>
              <w:right w:w="195" w:type="dxa"/>
            </w:tcMar>
            <w:vAlign w:val="center"/>
            <w:hideMark/>
          </w:tcPr>
          <w:p w14:paraId="11A45B30" w14:textId="77777777" w:rsidR="00573108" w:rsidRPr="00573108" w:rsidRDefault="00573108" w:rsidP="00573108">
            <w:r w:rsidRPr="00573108">
              <w:t>T</w:t>
            </w:r>
          </w:p>
        </w:tc>
        <w:tc>
          <w:tcPr>
            <w:tcW w:w="0" w:type="auto"/>
            <w:shd w:val="clear" w:color="auto" w:fill="0D1117"/>
            <w:tcMar>
              <w:top w:w="90" w:type="dxa"/>
              <w:left w:w="195" w:type="dxa"/>
              <w:bottom w:w="90" w:type="dxa"/>
              <w:right w:w="195" w:type="dxa"/>
            </w:tcMar>
            <w:vAlign w:val="center"/>
            <w:hideMark/>
          </w:tcPr>
          <w:p w14:paraId="694B06DE" w14:textId="77777777" w:rsidR="00573108" w:rsidRPr="00573108" w:rsidRDefault="00573108" w:rsidP="00573108">
            <w:r w:rsidRPr="00573108">
              <w:t>Practical and fast</w:t>
            </w:r>
          </w:p>
        </w:tc>
      </w:tr>
      <w:tr w:rsidR="00573108" w:rsidRPr="00573108" w14:paraId="037AF287" w14:textId="77777777" w:rsidTr="00573108">
        <w:tc>
          <w:tcPr>
            <w:tcW w:w="0" w:type="auto"/>
            <w:shd w:val="clear" w:color="auto" w:fill="0D1117"/>
            <w:tcMar>
              <w:top w:w="90" w:type="dxa"/>
              <w:left w:w="195" w:type="dxa"/>
              <w:bottom w:w="90" w:type="dxa"/>
              <w:right w:w="195" w:type="dxa"/>
            </w:tcMar>
            <w:vAlign w:val="center"/>
            <w:hideMark/>
          </w:tcPr>
          <w:p w14:paraId="60EE77F0" w14:textId="77777777" w:rsidR="00573108" w:rsidRPr="00573108" w:rsidRDefault="00573108" w:rsidP="00573108">
            <w:r w:rsidRPr="00573108">
              <w:t>Counting Sort</w:t>
            </w:r>
          </w:p>
        </w:tc>
        <w:tc>
          <w:tcPr>
            <w:tcW w:w="0" w:type="auto"/>
            <w:shd w:val="clear" w:color="auto" w:fill="0D1117"/>
            <w:tcMar>
              <w:top w:w="90" w:type="dxa"/>
              <w:left w:w="195" w:type="dxa"/>
              <w:bottom w:w="90" w:type="dxa"/>
              <w:right w:w="195" w:type="dxa"/>
            </w:tcMar>
            <w:vAlign w:val="center"/>
            <w:hideMark/>
          </w:tcPr>
          <w:p w14:paraId="377C129F" w14:textId="77777777" w:rsidR="00573108" w:rsidRPr="00573108" w:rsidRDefault="00573108" w:rsidP="00573108">
            <w:r w:rsidRPr="00573108">
              <w:rPr>
                <w:rFonts w:ascii="Cambria Math" w:hAnsi="Cambria Math" w:cs="Cambria Math"/>
              </w:rPr>
              <w:t>𝑘</w:t>
            </w:r>
            <w:r w:rsidRPr="00573108">
              <w:t>+</w:t>
            </w:r>
            <w:r w:rsidRPr="00573108">
              <w:rPr>
                <w:rFonts w:ascii="Cambria Math" w:hAnsi="Cambria Math" w:cs="Cambria Math"/>
              </w:rPr>
              <w:t>𝑛</w:t>
            </w:r>
          </w:p>
        </w:tc>
        <w:tc>
          <w:tcPr>
            <w:tcW w:w="0" w:type="auto"/>
            <w:shd w:val="clear" w:color="auto" w:fill="0D1117"/>
            <w:tcMar>
              <w:top w:w="90" w:type="dxa"/>
              <w:left w:w="195" w:type="dxa"/>
              <w:bottom w:w="90" w:type="dxa"/>
              <w:right w:w="195" w:type="dxa"/>
            </w:tcMar>
            <w:vAlign w:val="center"/>
            <w:hideMark/>
          </w:tcPr>
          <w:p w14:paraId="2DE32ED6" w14:textId="77777777" w:rsidR="00573108" w:rsidRPr="00573108" w:rsidRDefault="00573108" w:rsidP="00573108">
            <w:r w:rsidRPr="00573108">
              <w:rPr>
                <w:rFonts w:ascii="Cambria Math" w:hAnsi="Cambria Math" w:cs="Cambria Math"/>
              </w:rPr>
              <w:t>𝑘</w:t>
            </w:r>
            <w:r w:rsidRPr="00573108">
              <w:t>+</w:t>
            </w:r>
            <w:r w:rsidRPr="00573108">
              <w:rPr>
                <w:rFonts w:ascii="Cambria Math" w:hAnsi="Cambria Math" w:cs="Cambria Math"/>
              </w:rPr>
              <w:t>𝑛</w:t>
            </w:r>
          </w:p>
        </w:tc>
        <w:tc>
          <w:tcPr>
            <w:tcW w:w="0" w:type="auto"/>
            <w:shd w:val="clear" w:color="auto" w:fill="0D1117"/>
            <w:tcMar>
              <w:top w:w="90" w:type="dxa"/>
              <w:left w:w="195" w:type="dxa"/>
              <w:bottom w:w="90" w:type="dxa"/>
              <w:right w:w="195" w:type="dxa"/>
            </w:tcMar>
            <w:vAlign w:val="center"/>
            <w:hideMark/>
          </w:tcPr>
          <w:p w14:paraId="7F888FBF" w14:textId="77777777" w:rsidR="00573108" w:rsidRPr="00573108" w:rsidRDefault="00573108" w:rsidP="00573108">
            <w:r w:rsidRPr="00573108">
              <w:rPr>
                <w:rFonts w:ascii="Cambria Math" w:hAnsi="Cambria Math" w:cs="Cambria Math"/>
              </w:rPr>
              <w:t>𝑘</w:t>
            </w:r>
            <w:r w:rsidRPr="00573108">
              <w:t>+</w:t>
            </w:r>
            <w:r w:rsidRPr="00573108">
              <w:rPr>
                <w:rFonts w:ascii="Cambria Math" w:hAnsi="Cambria Math" w:cs="Cambria Math"/>
              </w:rPr>
              <w:t>𝑛</w:t>
            </w:r>
          </w:p>
        </w:tc>
        <w:tc>
          <w:tcPr>
            <w:tcW w:w="0" w:type="auto"/>
            <w:shd w:val="clear" w:color="auto" w:fill="0D1117"/>
            <w:tcMar>
              <w:top w:w="90" w:type="dxa"/>
              <w:left w:w="195" w:type="dxa"/>
              <w:bottom w:w="90" w:type="dxa"/>
              <w:right w:w="195" w:type="dxa"/>
            </w:tcMar>
            <w:vAlign w:val="center"/>
            <w:hideMark/>
          </w:tcPr>
          <w:p w14:paraId="34FF8195" w14:textId="77777777" w:rsidR="00573108" w:rsidRPr="00573108" w:rsidRDefault="00573108" w:rsidP="00573108">
            <w:r w:rsidRPr="00573108">
              <w:t>T</w:t>
            </w:r>
          </w:p>
        </w:tc>
        <w:tc>
          <w:tcPr>
            <w:tcW w:w="0" w:type="auto"/>
            <w:shd w:val="clear" w:color="auto" w:fill="0D1117"/>
            <w:tcMar>
              <w:top w:w="90" w:type="dxa"/>
              <w:left w:w="195" w:type="dxa"/>
              <w:bottom w:w="90" w:type="dxa"/>
              <w:right w:w="195" w:type="dxa"/>
            </w:tcMar>
            <w:vAlign w:val="center"/>
            <w:hideMark/>
          </w:tcPr>
          <w:p w14:paraId="491AF9E2" w14:textId="77777777" w:rsidR="00573108" w:rsidRPr="00573108" w:rsidRDefault="00573108" w:rsidP="00573108">
            <w:r w:rsidRPr="00573108">
              <w:t>F</w:t>
            </w:r>
          </w:p>
        </w:tc>
        <w:tc>
          <w:tcPr>
            <w:tcW w:w="0" w:type="auto"/>
            <w:shd w:val="clear" w:color="auto" w:fill="0D1117"/>
            <w:tcMar>
              <w:top w:w="90" w:type="dxa"/>
              <w:left w:w="195" w:type="dxa"/>
              <w:bottom w:w="90" w:type="dxa"/>
              <w:right w:w="195" w:type="dxa"/>
            </w:tcMar>
            <w:vAlign w:val="center"/>
            <w:hideMark/>
          </w:tcPr>
          <w:p w14:paraId="2AF13B41" w14:textId="77777777" w:rsidR="00573108" w:rsidRPr="00573108" w:rsidRDefault="00573108" w:rsidP="00573108">
            <w:r w:rsidRPr="00573108">
              <w:t>Small, fixed range;</w:t>
            </w:r>
          </w:p>
        </w:tc>
      </w:tr>
      <w:tr w:rsidR="00573108" w:rsidRPr="00573108" w14:paraId="65A8ED27" w14:textId="77777777" w:rsidTr="00573108">
        <w:tc>
          <w:tcPr>
            <w:tcW w:w="0" w:type="auto"/>
            <w:shd w:val="clear" w:color="auto" w:fill="0D1117"/>
            <w:tcMar>
              <w:top w:w="90" w:type="dxa"/>
              <w:left w:w="195" w:type="dxa"/>
              <w:bottom w:w="90" w:type="dxa"/>
              <w:right w:w="195" w:type="dxa"/>
            </w:tcMar>
            <w:vAlign w:val="center"/>
            <w:hideMark/>
          </w:tcPr>
          <w:p w14:paraId="1EB6C437" w14:textId="77777777" w:rsidR="00573108" w:rsidRPr="00573108" w:rsidRDefault="00573108" w:rsidP="00573108">
            <w:r w:rsidRPr="00573108">
              <w:t>Radix Sort</w:t>
            </w:r>
          </w:p>
        </w:tc>
        <w:tc>
          <w:tcPr>
            <w:tcW w:w="0" w:type="auto"/>
            <w:shd w:val="clear" w:color="auto" w:fill="0D1117"/>
            <w:tcMar>
              <w:top w:w="90" w:type="dxa"/>
              <w:left w:w="195" w:type="dxa"/>
              <w:bottom w:w="90" w:type="dxa"/>
              <w:right w:w="195" w:type="dxa"/>
            </w:tcMar>
            <w:vAlign w:val="center"/>
            <w:hideMark/>
          </w:tcPr>
          <w:p w14:paraId="64923B09" w14:textId="77777777" w:rsidR="00573108" w:rsidRPr="00573108" w:rsidRDefault="00573108" w:rsidP="00573108">
            <w:r w:rsidRPr="00573108">
              <w:rPr>
                <w:rFonts w:ascii="Cambria Math" w:hAnsi="Cambria Math" w:cs="Cambria Math"/>
              </w:rPr>
              <w:t>𝑑</w:t>
            </w:r>
            <w:r w:rsidRPr="00573108">
              <w:t>(</w:t>
            </w:r>
            <w:r w:rsidRPr="00573108">
              <w:rPr>
                <w:rFonts w:ascii="Cambria Math" w:hAnsi="Cambria Math" w:cs="Cambria Math"/>
              </w:rPr>
              <w:t>𝑘</w:t>
            </w:r>
            <w:r w:rsidRPr="00573108">
              <w:t>+</w:t>
            </w:r>
            <w:r w:rsidRPr="00573108">
              <w:rPr>
                <w:rFonts w:ascii="Cambria Math" w:hAnsi="Cambria Math" w:cs="Cambria Math"/>
              </w:rPr>
              <w:t>𝑛</w:t>
            </w:r>
            <w:r w:rsidRPr="00573108">
              <w:t>)</w:t>
            </w:r>
          </w:p>
        </w:tc>
        <w:tc>
          <w:tcPr>
            <w:tcW w:w="0" w:type="auto"/>
            <w:shd w:val="clear" w:color="auto" w:fill="0D1117"/>
            <w:tcMar>
              <w:top w:w="90" w:type="dxa"/>
              <w:left w:w="195" w:type="dxa"/>
              <w:bottom w:w="90" w:type="dxa"/>
              <w:right w:w="195" w:type="dxa"/>
            </w:tcMar>
            <w:vAlign w:val="center"/>
            <w:hideMark/>
          </w:tcPr>
          <w:p w14:paraId="58EFA5EE" w14:textId="77777777" w:rsidR="00573108" w:rsidRPr="00573108" w:rsidRDefault="00573108" w:rsidP="00573108">
            <w:r w:rsidRPr="00573108">
              <w:rPr>
                <w:rFonts w:ascii="Cambria Math" w:hAnsi="Cambria Math" w:cs="Cambria Math"/>
              </w:rPr>
              <w:t>𝑑</w:t>
            </w:r>
            <w:r w:rsidRPr="00573108">
              <w:t>(</w:t>
            </w:r>
            <w:r w:rsidRPr="00573108">
              <w:rPr>
                <w:rFonts w:ascii="Cambria Math" w:hAnsi="Cambria Math" w:cs="Cambria Math"/>
              </w:rPr>
              <w:t>𝑘</w:t>
            </w:r>
            <w:r w:rsidRPr="00573108">
              <w:t>+</w:t>
            </w:r>
            <w:r w:rsidRPr="00573108">
              <w:rPr>
                <w:rFonts w:ascii="Cambria Math" w:hAnsi="Cambria Math" w:cs="Cambria Math"/>
              </w:rPr>
              <w:t>𝑛</w:t>
            </w:r>
            <w:r w:rsidRPr="00573108">
              <w:t>)</w:t>
            </w:r>
          </w:p>
        </w:tc>
        <w:tc>
          <w:tcPr>
            <w:tcW w:w="0" w:type="auto"/>
            <w:shd w:val="clear" w:color="auto" w:fill="0D1117"/>
            <w:tcMar>
              <w:top w:w="90" w:type="dxa"/>
              <w:left w:w="195" w:type="dxa"/>
              <w:bottom w:w="90" w:type="dxa"/>
              <w:right w:w="195" w:type="dxa"/>
            </w:tcMar>
            <w:vAlign w:val="center"/>
            <w:hideMark/>
          </w:tcPr>
          <w:p w14:paraId="7CBD773F" w14:textId="77777777" w:rsidR="00573108" w:rsidRPr="00573108" w:rsidRDefault="00573108" w:rsidP="00573108">
            <w:r w:rsidRPr="00573108">
              <w:rPr>
                <w:rFonts w:ascii="Cambria Math" w:hAnsi="Cambria Math" w:cs="Cambria Math"/>
              </w:rPr>
              <w:t>𝑑</w:t>
            </w:r>
            <w:r w:rsidRPr="00573108">
              <w:t>(</w:t>
            </w:r>
            <w:r w:rsidRPr="00573108">
              <w:rPr>
                <w:rFonts w:ascii="Cambria Math" w:hAnsi="Cambria Math" w:cs="Cambria Math"/>
              </w:rPr>
              <w:t>𝑘</w:t>
            </w:r>
            <w:r w:rsidRPr="00573108">
              <w:t>+</w:t>
            </w:r>
            <w:r w:rsidRPr="00573108">
              <w:rPr>
                <w:rFonts w:ascii="Cambria Math" w:hAnsi="Cambria Math" w:cs="Cambria Math"/>
              </w:rPr>
              <w:t>𝑛</w:t>
            </w:r>
            <w:r w:rsidRPr="00573108">
              <w:t>)</w:t>
            </w:r>
          </w:p>
        </w:tc>
        <w:tc>
          <w:tcPr>
            <w:tcW w:w="0" w:type="auto"/>
            <w:shd w:val="clear" w:color="auto" w:fill="0D1117"/>
            <w:tcMar>
              <w:top w:w="90" w:type="dxa"/>
              <w:left w:w="195" w:type="dxa"/>
              <w:bottom w:w="90" w:type="dxa"/>
              <w:right w:w="195" w:type="dxa"/>
            </w:tcMar>
            <w:vAlign w:val="center"/>
            <w:hideMark/>
          </w:tcPr>
          <w:p w14:paraId="0B949949" w14:textId="77777777" w:rsidR="00573108" w:rsidRPr="00573108" w:rsidRDefault="00573108" w:rsidP="00573108">
            <w:r w:rsidRPr="00573108">
              <w:t>T</w:t>
            </w:r>
          </w:p>
        </w:tc>
        <w:tc>
          <w:tcPr>
            <w:tcW w:w="0" w:type="auto"/>
            <w:shd w:val="clear" w:color="auto" w:fill="0D1117"/>
            <w:tcMar>
              <w:top w:w="90" w:type="dxa"/>
              <w:left w:w="195" w:type="dxa"/>
              <w:bottom w:w="90" w:type="dxa"/>
              <w:right w:w="195" w:type="dxa"/>
            </w:tcMar>
            <w:vAlign w:val="center"/>
            <w:hideMark/>
          </w:tcPr>
          <w:p w14:paraId="5EC9407D" w14:textId="77777777" w:rsidR="00573108" w:rsidRPr="00573108" w:rsidRDefault="00573108" w:rsidP="00573108">
            <w:r w:rsidRPr="00573108">
              <w:t>F</w:t>
            </w:r>
          </w:p>
        </w:tc>
        <w:tc>
          <w:tcPr>
            <w:tcW w:w="0" w:type="auto"/>
            <w:shd w:val="clear" w:color="auto" w:fill="0D1117"/>
            <w:tcMar>
              <w:top w:w="90" w:type="dxa"/>
              <w:left w:w="195" w:type="dxa"/>
              <w:bottom w:w="90" w:type="dxa"/>
              <w:right w:w="195" w:type="dxa"/>
            </w:tcMar>
            <w:vAlign w:val="center"/>
            <w:hideMark/>
          </w:tcPr>
          <w:p w14:paraId="69BBD360" w14:textId="77777777" w:rsidR="00573108" w:rsidRPr="00573108" w:rsidRDefault="00573108" w:rsidP="00573108">
            <w:r w:rsidRPr="00573108">
              <w:t>Fixed range</w:t>
            </w:r>
          </w:p>
        </w:tc>
      </w:tr>
      <w:tr w:rsidR="00573108" w:rsidRPr="00573108" w14:paraId="2EBC7D0B" w14:textId="77777777" w:rsidTr="00573108">
        <w:tc>
          <w:tcPr>
            <w:tcW w:w="0" w:type="auto"/>
            <w:shd w:val="clear" w:color="auto" w:fill="0D1117"/>
            <w:tcMar>
              <w:top w:w="90" w:type="dxa"/>
              <w:left w:w="195" w:type="dxa"/>
              <w:bottom w:w="90" w:type="dxa"/>
              <w:right w:w="195" w:type="dxa"/>
            </w:tcMar>
            <w:vAlign w:val="center"/>
            <w:hideMark/>
          </w:tcPr>
          <w:p w14:paraId="1C9EE4DC" w14:textId="77777777" w:rsidR="00573108" w:rsidRPr="00573108" w:rsidRDefault="00573108" w:rsidP="00573108">
            <w:r w:rsidRPr="00573108">
              <w:t>Bucket Sort</w:t>
            </w:r>
          </w:p>
        </w:tc>
        <w:tc>
          <w:tcPr>
            <w:tcW w:w="0" w:type="auto"/>
            <w:shd w:val="clear" w:color="auto" w:fill="0D1117"/>
            <w:tcMar>
              <w:top w:w="90" w:type="dxa"/>
              <w:left w:w="195" w:type="dxa"/>
              <w:bottom w:w="90" w:type="dxa"/>
              <w:right w:w="195" w:type="dxa"/>
            </w:tcMar>
            <w:vAlign w:val="center"/>
            <w:hideMark/>
          </w:tcPr>
          <w:p w14:paraId="16BE90C9" w14:textId="77777777" w:rsidR="00573108" w:rsidRPr="00573108" w:rsidRDefault="00573108" w:rsidP="00573108">
            <w:r w:rsidRPr="00573108">
              <w:rPr>
                <w:rFonts w:ascii="Cambria Math" w:hAnsi="Cambria Math" w:cs="Cambria Math"/>
              </w:rPr>
              <w:t>𝑛</w:t>
            </w:r>
          </w:p>
        </w:tc>
        <w:tc>
          <w:tcPr>
            <w:tcW w:w="0" w:type="auto"/>
            <w:shd w:val="clear" w:color="auto" w:fill="0D1117"/>
            <w:tcMar>
              <w:top w:w="90" w:type="dxa"/>
              <w:left w:w="195" w:type="dxa"/>
              <w:bottom w:w="90" w:type="dxa"/>
              <w:right w:w="195" w:type="dxa"/>
            </w:tcMar>
            <w:vAlign w:val="center"/>
            <w:hideMark/>
          </w:tcPr>
          <w:p w14:paraId="27C51FBA" w14:textId="77777777" w:rsidR="00573108" w:rsidRPr="00573108" w:rsidRDefault="00573108" w:rsidP="00573108">
            <w:r w:rsidRPr="00573108">
              <w:rPr>
                <w:rFonts w:ascii="Cambria Math" w:hAnsi="Cambria Math" w:cs="Cambria Math"/>
              </w:rPr>
              <w:t>𝑛</w:t>
            </w:r>
          </w:p>
        </w:tc>
        <w:tc>
          <w:tcPr>
            <w:tcW w:w="0" w:type="auto"/>
            <w:shd w:val="clear" w:color="auto" w:fill="0D1117"/>
            <w:tcMar>
              <w:top w:w="90" w:type="dxa"/>
              <w:left w:w="195" w:type="dxa"/>
              <w:bottom w:w="90" w:type="dxa"/>
              <w:right w:w="195" w:type="dxa"/>
            </w:tcMar>
            <w:vAlign w:val="center"/>
            <w:hideMark/>
          </w:tcPr>
          <w:p w14:paraId="505ED898" w14:textId="77777777" w:rsidR="00573108" w:rsidRPr="00573108" w:rsidRDefault="00573108" w:rsidP="00573108">
            <w:r w:rsidRPr="00573108">
              <w:rPr>
                <w:rFonts w:ascii="Cambria Math" w:hAnsi="Cambria Math" w:cs="Cambria Math"/>
              </w:rPr>
              <w:t>𝑛</w:t>
            </w:r>
          </w:p>
        </w:tc>
        <w:tc>
          <w:tcPr>
            <w:tcW w:w="0" w:type="auto"/>
            <w:shd w:val="clear" w:color="auto" w:fill="0D1117"/>
            <w:tcMar>
              <w:top w:w="90" w:type="dxa"/>
              <w:left w:w="195" w:type="dxa"/>
              <w:bottom w:w="90" w:type="dxa"/>
              <w:right w:w="195" w:type="dxa"/>
            </w:tcMar>
            <w:vAlign w:val="center"/>
            <w:hideMark/>
          </w:tcPr>
          <w:p w14:paraId="61A817A2" w14:textId="77777777" w:rsidR="00573108" w:rsidRPr="00573108" w:rsidRDefault="00573108" w:rsidP="00573108">
            <w:r w:rsidRPr="00573108">
              <w:t>T</w:t>
            </w:r>
          </w:p>
        </w:tc>
        <w:tc>
          <w:tcPr>
            <w:tcW w:w="0" w:type="auto"/>
            <w:shd w:val="clear" w:color="auto" w:fill="0D1117"/>
            <w:tcMar>
              <w:top w:w="90" w:type="dxa"/>
              <w:left w:w="195" w:type="dxa"/>
              <w:bottom w:w="90" w:type="dxa"/>
              <w:right w:w="195" w:type="dxa"/>
            </w:tcMar>
            <w:vAlign w:val="center"/>
            <w:hideMark/>
          </w:tcPr>
          <w:p w14:paraId="089F8895" w14:textId="77777777" w:rsidR="00573108" w:rsidRPr="00573108" w:rsidRDefault="00573108" w:rsidP="00573108">
            <w:r w:rsidRPr="00573108">
              <w:t>F</w:t>
            </w:r>
          </w:p>
        </w:tc>
        <w:tc>
          <w:tcPr>
            <w:tcW w:w="0" w:type="auto"/>
            <w:shd w:val="clear" w:color="auto" w:fill="0D1117"/>
            <w:tcMar>
              <w:top w:w="90" w:type="dxa"/>
              <w:left w:w="195" w:type="dxa"/>
              <w:bottom w:w="90" w:type="dxa"/>
              <w:right w:w="195" w:type="dxa"/>
            </w:tcMar>
            <w:vAlign w:val="center"/>
            <w:hideMark/>
          </w:tcPr>
          <w:p w14:paraId="6B4770BA" w14:textId="77777777" w:rsidR="00573108" w:rsidRPr="00573108" w:rsidRDefault="00573108" w:rsidP="00573108">
            <w:r w:rsidRPr="00573108">
              <w:t>Uniform distribution</w:t>
            </w:r>
          </w:p>
        </w:tc>
      </w:tr>
    </w:tbl>
    <w:p w14:paraId="1015D103" w14:textId="77777777" w:rsidR="00573108" w:rsidRPr="00573108" w:rsidRDefault="00573108" w:rsidP="00573108">
      <w:pPr>
        <w:rPr>
          <w:b/>
          <w:bCs/>
        </w:rPr>
      </w:pPr>
      <w:r w:rsidRPr="00573108">
        <w:rPr>
          <w:b/>
          <w:bCs/>
        </w:rPr>
        <w:t>1.4、分治的三个步骤</w:t>
      </w:r>
    </w:p>
    <w:p w14:paraId="3000148A" w14:textId="77777777" w:rsidR="00573108" w:rsidRPr="00573108" w:rsidRDefault="00573108" w:rsidP="00573108">
      <w:pPr>
        <w:numPr>
          <w:ilvl w:val="0"/>
          <w:numId w:val="3"/>
        </w:numPr>
      </w:pPr>
      <w:r w:rsidRPr="00573108">
        <w:t>分：将问题分解为若干较小规模的子问题（相互独立，与原问题形式相同）</w:t>
      </w:r>
    </w:p>
    <w:p w14:paraId="0E20D1AB" w14:textId="77777777" w:rsidR="00573108" w:rsidRPr="00573108" w:rsidRDefault="00573108" w:rsidP="00573108">
      <w:pPr>
        <w:numPr>
          <w:ilvl w:val="0"/>
          <w:numId w:val="3"/>
        </w:numPr>
      </w:pPr>
      <w:r w:rsidRPr="00573108">
        <w:t>治：递归求解每个子问题</w:t>
      </w:r>
    </w:p>
    <w:p w14:paraId="1C18574D" w14:textId="77777777" w:rsidR="00573108" w:rsidRPr="00573108" w:rsidRDefault="00573108" w:rsidP="00573108">
      <w:pPr>
        <w:numPr>
          <w:ilvl w:val="0"/>
          <w:numId w:val="3"/>
        </w:numPr>
      </w:pPr>
      <w:r w:rsidRPr="00573108">
        <w:t>合并：将子问题的解合并，得到原问题的解</w:t>
      </w:r>
    </w:p>
    <w:p w14:paraId="6CD9F811" w14:textId="77777777" w:rsidR="00573108" w:rsidRPr="00573108" w:rsidRDefault="00573108" w:rsidP="00573108">
      <w:pPr>
        <w:rPr>
          <w:b/>
          <w:bCs/>
        </w:rPr>
      </w:pPr>
      <w:r w:rsidRPr="00573108">
        <w:rPr>
          <w:b/>
          <w:bCs/>
        </w:rPr>
        <w:t>1.5、DP的四个步骤</w:t>
      </w:r>
    </w:p>
    <w:p w14:paraId="010E8EE1" w14:textId="77777777" w:rsidR="00573108" w:rsidRPr="00573108" w:rsidRDefault="00573108" w:rsidP="00573108">
      <w:pPr>
        <w:numPr>
          <w:ilvl w:val="0"/>
          <w:numId w:val="4"/>
        </w:numPr>
      </w:pPr>
      <w:r w:rsidRPr="00573108">
        <w:t>刻画问题的最优子结构</w:t>
      </w:r>
    </w:p>
    <w:p w14:paraId="268BF407" w14:textId="77777777" w:rsidR="00573108" w:rsidRPr="00573108" w:rsidRDefault="00573108" w:rsidP="00573108">
      <w:pPr>
        <w:numPr>
          <w:ilvl w:val="0"/>
          <w:numId w:val="4"/>
        </w:numPr>
      </w:pPr>
      <w:r w:rsidRPr="00573108">
        <w:t>递归定义最优解的值（递推式）</w:t>
      </w:r>
    </w:p>
    <w:p w14:paraId="621D836A" w14:textId="77777777" w:rsidR="00573108" w:rsidRPr="00573108" w:rsidRDefault="00573108" w:rsidP="00573108">
      <w:pPr>
        <w:numPr>
          <w:ilvl w:val="0"/>
          <w:numId w:val="4"/>
        </w:numPr>
      </w:pPr>
      <w:r w:rsidRPr="00573108">
        <w:t>以自底向上方式求最优解的值</w:t>
      </w:r>
    </w:p>
    <w:p w14:paraId="21475ACE" w14:textId="77777777" w:rsidR="00573108" w:rsidRPr="00573108" w:rsidRDefault="00573108" w:rsidP="00573108">
      <w:pPr>
        <w:numPr>
          <w:ilvl w:val="0"/>
          <w:numId w:val="4"/>
        </w:numPr>
      </w:pPr>
      <w:r w:rsidRPr="00573108">
        <w:t>使用计算过程中的信息构造最优解</w:t>
      </w:r>
    </w:p>
    <w:p w14:paraId="4973522C" w14:textId="77777777" w:rsidR="00573108" w:rsidRPr="00573108" w:rsidRDefault="00573108" w:rsidP="00573108">
      <w:pPr>
        <w:rPr>
          <w:b/>
          <w:bCs/>
        </w:rPr>
      </w:pPr>
      <w:r w:rsidRPr="00573108">
        <w:rPr>
          <w:b/>
          <w:bCs/>
        </w:rPr>
        <w:t>1.6、最小代价搜索</w:t>
      </w:r>
    </w:p>
    <w:p w14:paraId="68244ACF" w14:textId="77777777" w:rsidR="00573108" w:rsidRPr="00573108" w:rsidRDefault="00573108" w:rsidP="00573108">
      <w:r w:rsidRPr="00573108">
        <w:rPr>
          <w:rFonts w:ascii="MS Gothic" w:eastAsia="MS Gothic" w:hAnsi="MS Gothic" w:cs="MS Gothic" w:hint="eastAsia"/>
        </w:rPr>
        <w:t>​</w:t>
      </w:r>
      <w:r w:rsidRPr="00573108">
        <w:t xml:space="preserve"> 回溯法通常采用深度优先搜索，分支限界法可采用DFS、BFS、D-search</w:t>
      </w:r>
    </w:p>
    <w:p w14:paraId="5356C575" w14:textId="77777777" w:rsidR="00573108" w:rsidRPr="00573108" w:rsidRDefault="00573108" w:rsidP="00573108">
      <w:r w:rsidRPr="00573108">
        <w:rPr>
          <w:rFonts w:ascii="MS Gothic" w:eastAsia="MS Gothic" w:hAnsi="MS Gothic" w:cs="MS Gothic" w:hint="eastAsia"/>
        </w:rPr>
        <w:t>​</w:t>
      </w:r>
      <w:r w:rsidRPr="00573108">
        <w:t xml:space="preserve"> 而最小代价搜索搜索时利用代价评估函数优先选择代价最小的分支，代价评估函数为$c(x) = f(h(x)) + g(x)$，其中$f(x)$为非递减函数，防止深度更深的节点占优势；$h(x)$为从根到节点x的花费；$g(x)$为x到叶子节点的距离。</w:t>
      </w:r>
    </w:p>
    <w:p w14:paraId="42E206AD" w14:textId="77777777" w:rsidR="00573108" w:rsidRPr="00573108" w:rsidRDefault="00573108" w:rsidP="00573108">
      <w:pPr>
        <w:rPr>
          <w:b/>
          <w:bCs/>
        </w:rPr>
      </w:pPr>
      <w:r w:rsidRPr="00573108">
        <w:rPr>
          <w:b/>
          <w:bCs/>
        </w:rPr>
        <w:t>1.7、NPC</w:t>
      </w:r>
    </w:p>
    <w:p w14:paraId="7426E746" w14:textId="77777777" w:rsidR="00573108" w:rsidRPr="00573108" w:rsidRDefault="00573108" w:rsidP="00573108">
      <w:pPr>
        <w:numPr>
          <w:ilvl w:val="0"/>
          <w:numId w:val="5"/>
        </w:numPr>
      </w:pPr>
      <w:r w:rsidRPr="00573108">
        <w:t>undecidable problems：计算机不能有效解决的问题，例如：Hilbert's 10th problems、Halting problem、 Post's Correspondence Problem</w:t>
      </w:r>
    </w:p>
    <w:p w14:paraId="13834CC3" w14:textId="77777777" w:rsidR="00573108" w:rsidRPr="00573108" w:rsidRDefault="00573108" w:rsidP="00573108">
      <w:pPr>
        <w:numPr>
          <w:ilvl w:val="0"/>
          <w:numId w:val="5"/>
        </w:numPr>
      </w:pPr>
      <w:r w:rsidRPr="00573108">
        <w:t>P：在多项式时间内可以解决的问题</w:t>
      </w:r>
    </w:p>
    <w:p w14:paraId="2F2490B5" w14:textId="77777777" w:rsidR="00573108" w:rsidRPr="00573108" w:rsidRDefault="00573108" w:rsidP="00573108">
      <w:pPr>
        <w:numPr>
          <w:ilvl w:val="0"/>
          <w:numId w:val="5"/>
        </w:numPr>
      </w:pPr>
      <w:r w:rsidRPr="00573108">
        <w:t>NP：在多项式时间内可以被证明的问题</w:t>
      </w:r>
    </w:p>
    <w:p w14:paraId="28D04E9D" w14:textId="77777777" w:rsidR="00573108" w:rsidRPr="00573108" w:rsidRDefault="00573108" w:rsidP="00573108">
      <w:pPr>
        <w:numPr>
          <w:ilvl w:val="0"/>
          <w:numId w:val="5"/>
        </w:numPr>
      </w:pPr>
      <w:r w:rsidRPr="00573108">
        <w:t>NPC：NP问题中的一个问题，如果它能够被有效解决，则它可以作为1个子程序有效解决NP中其他任何问题。例如：3色问题、TSP等</w:t>
      </w:r>
    </w:p>
    <w:p w14:paraId="5A64B539" w14:textId="77777777" w:rsidR="00573108" w:rsidRPr="00573108" w:rsidRDefault="00573108" w:rsidP="00573108">
      <w:pPr>
        <w:rPr>
          <w:b/>
          <w:bCs/>
        </w:rPr>
      </w:pPr>
      <w:r w:rsidRPr="00573108">
        <w:rPr>
          <w:b/>
          <w:bCs/>
        </w:rPr>
        <w:t>2、经典算法</w:t>
      </w:r>
    </w:p>
    <w:p w14:paraId="648943E4" w14:textId="77777777" w:rsidR="00573108" w:rsidRPr="00573108" w:rsidRDefault="00573108" w:rsidP="00573108">
      <w:pPr>
        <w:rPr>
          <w:b/>
          <w:bCs/>
        </w:rPr>
      </w:pPr>
      <w:r w:rsidRPr="00573108">
        <w:rPr>
          <w:b/>
          <w:bCs/>
        </w:rPr>
        <w:t>2.1、排序算法</w:t>
      </w:r>
    </w:p>
    <w:p w14:paraId="00FE6929" w14:textId="77777777" w:rsidR="00573108" w:rsidRPr="00573108" w:rsidRDefault="00573108" w:rsidP="00573108">
      <w:pPr>
        <w:rPr>
          <w:b/>
          <w:bCs/>
        </w:rPr>
      </w:pPr>
      <w:r w:rsidRPr="00573108">
        <w:rPr>
          <w:b/>
          <w:bCs/>
        </w:rPr>
        <w:t>2.1.1、插入排序</w:t>
      </w:r>
    </w:p>
    <w:p w14:paraId="3B14E984" w14:textId="31B76233" w:rsidR="00573108" w:rsidRPr="00573108" w:rsidRDefault="00573108" w:rsidP="00573108">
      <w:r w:rsidRPr="00573108">
        <w:lastRenderedPageBreak/>
        <w:drawing>
          <wp:inline distT="0" distB="0" distL="0" distR="0" wp14:anchorId="6EC60464" wp14:editId="46DD4546">
            <wp:extent cx="5274310" cy="2751455"/>
            <wp:effectExtent l="0" t="0" r="2540" b="0"/>
            <wp:docPr id="44" name="图片 44" descr="insertion-sor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ion-sor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noFill/>
                    </a:ln>
                  </pic:spPr>
                </pic:pic>
              </a:graphicData>
            </a:graphic>
          </wp:inline>
        </w:drawing>
      </w:r>
    </w:p>
    <w:p w14:paraId="2C4F3975" w14:textId="77777777" w:rsidR="00573108" w:rsidRPr="00573108" w:rsidRDefault="00573108" w:rsidP="00573108">
      <w:pPr>
        <w:rPr>
          <w:b/>
          <w:bCs/>
        </w:rPr>
      </w:pPr>
      <w:r w:rsidRPr="00573108">
        <w:rPr>
          <w:b/>
          <w:bCs/>
        </w:rPr>
        <w:t>2.1.2、归并排序</w:t>
      </w:r>
    </w:p>
    <w:p w14:paraId="765C0DE6" w14:textId="01C6BCD7" w:rsidR="00573108" w:rsidRPr="00573108" w:rsidRDefault="00573108" w:rsidP="00573108">
      <w:r w:rsidRPr="00573108">
        <w:drawing>
          <wp:inline distT="0" distB="0" distL="0" distR="0" wp14:anchorId="3DA36225" wp14:editId="2091506A">
            <wp:extent cx="4819650" cy="2857500"/>
            <wp:effectExtent l="0" t="0" r="0" b="0"/>
            <wp:docPr id="43" name="图片 43" descr="merge-sor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rge-sor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2857500"/>
                    </a:xfrm>
                    <a:prstGeom prst="rect">
                      <a:avLst/>
                    </a:prstGeom>
                    <a:noFill/>
                    <a:ln>
                      <a:noFill/>
                    </a:ln>
                  </pic:spPr>
                </pic:pic>
              </a:graphicData>
            </a:graphic>
          </wp:inline>
        </w:drawing>
      </w:r>
    </w:p>
    <w:p w14:paraId="448E2CF0" w14:textId="05DCFD3E" w:rsidR="00573108" w:rsidRPr="00573108" w:rsidRDefault="00573108" w:rsidP="00573108">
      <w:r w:rsidRPr="00573108">
        <w:lastRenderedPageBreak/>
        <w:drawing>
          <wp:inline distT="0" distB="0" distL="0" distR="0" wp14:anchorId="3FF8FBFC" wp14:editId="00F9AFE1">
            <wp:extent cx="5274310" cy="7516495"/>
            <wp:effectExtent l="0" t="0" r="2540" b="8255"/>
            <wp:docPr id="42" name="图片 42" descr="mer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g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516495"/>
                    </a:xfrm>
                    <a:prstGeom prst="rect">
                      <a:avLst/>
                    </a:prstGeom>
                    <a:noFill/>
                    <a:ln>
                      <a:noFill/>
                    </a:ln>
                  </pic:spPr>
                </pic:pic>
              </a:graphicData>
            </a:graphic>
          </wp:inline>
        </w:drawing>
      </w:r>
    </w:p>
    <w:p w14:paraId="1D5EBABF" w14:textId="77777777" w:rsidR="00573108" w:rsidRPr="00573108" w:rsidRDefault="00573108" w:rsidP="00573108">
      <w:r w:rsidRPr="00573108">
        <w:rPr>
          <w:rFonts w:ascii="MS Gothic" w:eastAsia="MS Gothic" w:hAnsi="MS Gothic" w:cs="MS Gothic" w:hint="eastAsia"/>
        </w:rPr>
        <w:t>​</w:t>
      </w:r>
      <w:r w:rsidRPr="00573108">
        <w:t xml:space="preserve"> 归并排序中分治法的三个步骤分别为：</w:t>
      </w:r>
    </w:p>
    <w:p w14:paraId="562EF6C5" w14:textId="77777777" w:rsidR="00573108" w:rsidRPr="00573108" w:rsidRDefault="00573108" w:rsidP="00573108">
      <w:pPr>
        <w:numPr>
          <w:ilvl w:val="0"/>
          <w:numId w:val="6"/>
        </w:numPr>
      </w:pPr>
      <w:r w:rsidRPr="00573108">
        <w:t>分：将n个元素分成拥有$\frac{n}{2}$个元素的子序列</w:t>
      </w:r>
    </w:p>
    <w:p w14:paraId="62BDC50C" w14:textId="77777777" w:rsidR="00573108" w:rsidRPr="00573108" w:rsidRDefault="00573108" w:rsidP="00573108">
      <w:pPr>
        <w:numPr>
          <w:ilvl w:val="0"/>
          <w:numId w:val="6"/>
        </w:numPr>
      </w:pPr>
      <w:r w:rsidRPr="00573108">
        <w:t>治：递归排序这两个子序列</w:t>
      </w:r>
    </w:p>
    <w:p w14:paraId="253D4344" w14:textId="77777777" w:rsidR="00573108" w:rsidRPr="00573108" w:rsidRDefault="00573108" w:rsidP="00573108">
      <w:pPr>
        <w:numPr>
          <w:ilvl w:val="0"/>
          <w:numId w:val="6"/>
        </w:numPr>
      </w:pPr>
      <w:r w:rsidRPr="00573108">
        <w:t>合：对两个排序后的子序列进行合并并产生排序后的答案</w:t>
      </w:r>
    </w:p>
    <w:p w14:paraId="3A4A3C61" w14:textId="77777777" w:rsidR="00573108" w:rsidRPr="00573108" w:rsidRDefault="00573108" w:rsidP="00573108">
      <w:pPr>
        <w:rPr>
          <w:b/>
          <w:bCs/>
        </w:rPr>
      </w:pPr>
      <w:r w:rsidRPr="00573108">
        <w:rPr>
          <w:b/>
          <w:bCs/>
        </w:rPr>
        <w:t>2.1.3、堆排序</w:t>
      </w:r>
    </w:p>
    <w:p w14:paraId="4CFB2350" w14:textId="77777777" w:rsidR="00573108" w:rsidRPr="00573108" w:rsidRDefault="00573108" w:rsidP="00573108">
      <w:r w:rsidRPr="00573108">
        <w:rPr>
          <w:rFonts w:ascii="MS Gothic" w:eastAsia="MS Gothic" w:hAnsi="MS Gothic" w:cs="MS Gothic" w:hint="eastAsia"/>
        </w:rPr>
        <w:t>​</w:t>
      </w:r>
      <w:r w:rsidRPr="00573108">
        <w:t xml:space="preserve"> 堆排序需要首先构建堆（此处以大顶堆为例），之后调用$n-1$次MAX-HEAPIFY进行排序</w:t>
      </w:r>
    </w:p>
    <w:p w14:paraId="5986983E" w14:textId="0A44F3E4" w:rsidR="00573108" w:rsidRPr="00573108" w:rsidRDefault="00573108" w:rsidP="00573108">
      <w:r w:rsidRPr="00573108">
        <w:rPr>
          <w:rFonts w:ascii="MS Gothic" w:eastAsia="MS Gothic" w:hAnsi="MS Gothic" w:cs="MS Gothic" w:hint="eastAsia"/>
        </w:rPr>
        <w:lastRenderedPageBreak/>
        <w:t>​</w:t>
      </w:r>
      <w:r w:rsidRPr="00573108">
        <w:t> </w:t>
      </w:r>
      <w:r w:rsidRPr="00573108">
        <w:drawing>
          <wp:inline distT="0" distB="0" distL="0" distR="0" wp14:anchorId="4DE7C485" wp14:editId="126365CC">
            <wp:extent cx="5274310" cy="2028190"/>
            <wp:effectExtent l="0" t="0" r="2540" b="0"/>
            <wp:docPr id="41" name="图片 41" descr="heapsor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psor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28190"/>
                    </a:xfrm>
                    <a:prstGeom prst="rect">
                      <a:avLst/>
                    </a:prstGeom>
                    <a:noFill/>
                    <a:ln>
                      <a:noFill/>
                    </a:ln>
                  </pic:spPr>
                </pic:pic>
              </a:graphicData>
            </a:graphic>
          </wp:inline>
        </w:drawing>
      </w:r>
    </w:p>
    <w:p w14:paraId="1B8B56BF" w14:textId="32C4F910" w:rsidR="00573108" w:rsidRPr="00573108" w:rsidRDefault="00573108" w:rsidP="00573108">
      <w:r w:rsidRPr="00573108">
        <w:drawing>
          <wp:inline distT="0" distB="0" distL="0" distR="0" wp14:anchorId="4F6AF137" wp14:editId="1C0624F8">
            <wp:extent cx="5274310" cy="1170305"/>
            <wp:effectExtent l="0" t="0" r="2540" b="0"/>
            <wp:docPr id="40" name="图片 40" descr="build-max-heap">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max-heap">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70305"/>
                    </a:xfrm>
                    <a:prstGeom prst="rect">
                      <a:avLst/>
                    </a:prstGeom>
                    <a:noFill/>
                    <a:ln>
                      <a:noFill/>
                    </a:ln>
                  </pic:spPr>
                </pic:pic>
              </a:graphicData>
            </a:graphic>
          </wp:inline>
        </w:drawing>
      </w:r>
    </w:p>
    <w:p w14:paraId="4B8B9728" w14:textId="2AB0DC65" w:rsidR="00573108" w:rsidRPr="00573108" w:rsidRDefault="00573108" w:rsidP="00573108">
      <w:r w:rsidRPr="00573108">
        <w:drawing>
          <wp:inline distT="0" distB="0" distL="0" distR="0" wp14:anchorId="54B4AF15" wp14:editId="71E9A020">
            <wp:extent cx="5274310" cy="2379980"/>
            <wp:effectExtent l="0" t="0" r="2540" b="1270"/>
            <wp:docPr id="39" name="图片 39" descr="max-heapify">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x-heapify">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379980"/>
                    </a:xfrm>
                    <a:prstGeom prst="rect">
                      <a:avLst/>
                    </a:prstGeom>
                    <a:noFill/>
                    <a:ln>
                      <a:noFill/>
                    </a:ln>
                  </pic:spPr>
                </pic:pic>
              </a:graphicData>
            </a:graphic>
          </wp:inline>
        </w:drawing>
      </w:r>
    </w:p>
    <w:p w14:paraId="4532B518" w14:textId="77777777" w:rsidR="00573108" w:rsidRPr="00573108" w:rsidRDefault="00573108" w:rsidP="00573108">
      <w:r w:rsidRPr="00573108">
        <w:rPr>
          <w:rFonts w:ascii="MS Gothic" w:eastAsia="MS Gothic" w:hAnsi="MS Gothic" w:cs="MS Gothic" w:hint="eastAsia"/>
        </w:rPr>
        <w:t>​</w:t>
      </w:r>
      <w:r w:rsidRPr="00573108">
        <w:t xml:space="preserve"> 三个函数的时间复杂度分别为$O(logn)$、$O(n)$、$O(nlogn)$</w:t>
      </w:r>
    </w:p>
    <w:p w14:paraId="455A3236" w14:textId="77777777" w:rsidR="00573108" w:rsidRPr="00573108" w:rsidRDefault="00573108" w:rsidP="00573108">
      <w:pPr>
        <w:rPr>
          <w:b/>
          <w:bCs/>
        </w:rPr>
      </w:pPr>
      <w:r w:rsidRPr="00573108">
        <w:rPr>
          <w:b/>
          <w:bCs/>
        </w:rPr>
        <w:t>2.1.4、优先队列</w:t>
      </w:r>
    </w:p>
    <w:p w14:paraId="304508F3" w14:textId="77777777" w:rsidR="00573108" w:rsidRPr="00573108" w:rsidRDefault="00573108" w:rsidP="00573108">
      <w:r w:rsidRPr="00573108">
        <w:rPr>
          <w:rFonts w:ascii="MS Gothic" w:eastAsia="MS Gothic" w:hAnsi="MS Gothic" w:cs="MS Gothic" w:hint="eastAsia"/>
        </w:rPr>
        <w:t>​</w:t>
      </w:r>
      <w:r w:rsidRPr="00573108">
        <w:t xml:space="preserve"> 优先队列严格意义上并不属于排序算法，但由于其与堆排序十分相似，故在此介绍优先级队列的4个操作：MAXIMUM(获取最大值)、HEAP-EXTRACT-MAX(取出最大值)、HEAP-INCREASE-KEY(改变权重)、MAX-HEAP-INSERT(插入数据)</w:t>
      </w:r>
    </w:p>
    <w:p w14:paraId="6375291E" w14:textId="796051E4" w:rsidR="00573108" w:rsidRPr="00573108" w:rsidRDefault="00573108" w:rsidP="00573108">
      <w:r w:rsidRPr="00573108">
        <w:drawing>
          <wp:inline distT="0" distB="0" distL="0" distR="0" wp14:anchorId="32ADAC3F" wp14:editId="43BB094B">
            <wp:extent cx="2638425" cy="1123950"/>
            <wp:effectExtent l="0" t="0" r="9525" b="0"/>
            <wp:docPr id="38" name="图片 38" descr="maximum">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ximum">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8425" cy="1123950"/>
                    </a:xfrm>
                    <a:prstGeom prst="rect">
                      <a:avLst/>
                    </a:prstGeom>
                    <a:noFill/>
                    <a:ln>
                      <a:noFill/>
                    </a:ln>
                  </pic:spPr>
                </pic:pic>
              </a:graphicData>
            </a:graphic>
          </wp:inline>
        </w:drawing>
      </w:r>
    </w:p>
    <w:p w14:paraId="20B751BF" w14:textId="5414A05D" w:rsidR="00573108" w:rsidRPr="00573108" w:rsidRDefault="00573108" w:rsidP="00573108">
      <w:r w:rsidRPr="00573108">
        <w:lastRenderedPageBreak/>
        <w:drawing>
          <wp:inline distT="0" distB="0" distL="0" distR="0" wp14:anchorId="4BB5AAC7" wp14:editId="0B7CF6CC">
            <wp:extent cx="5274310" cy="1936115"/>
            <wp:effectExtent l="0" t="0" r="2540" b="6985"/>
            <wp:docPr id="37" name="图片 37" descr="heap-extract-max">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ap-extract-max">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noFill/>
                    </a:ln>
                  </pic:spPr>
                </pic:pic>
              </a:graphicData>
            </a:graphic>
          </wp:inline>
        </w:drawing>
      </w:r>
    </w:p>
    <w:p w14:paraId="33C7CACE" w14:textId="7C5DBF2D" w:rsidR="00573108" w:rsidRPr="00573108" w:rsidRDefault="00573108" w:rsidP="00573108">
      <w:r w:rsidRPr="00573108">
        <w:drawing>
          <wp:inline distT="0" distB="0" distL="0" distR="0" wp14:anchorId="13656F7C" wp14:editId="69444D7E">
            <wp:extent cx="5274310" cy="1970405"/>
            <wp:effectExtent l="0" t="0" r="2540" b="0"/>
            <wp:docPr id="36" name="图片 36" descr="heap-increase-key">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ap-increase-key">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70405"/>
                    </a:xfrm>
                    <a:prstGeom prst="rect">
                      <a:avLst/>
                    </a:prstGeom>
                    <a:noFill/>
                    <a:ln>
                      <a:noFill/>
                    </a:ln>
                  </pic:spPr>
                </pic:pic>
              </a:graphicData>
            </a:graphic>
          </wp:inline>
        </w:drawing>
      </w:r>
    </w:p>
    <w:p w14:paraId="12BC0014" w14:textId="58941C8D" w:rsidR="00573108" w:rsidRPr="00573108" w:rsidRDefault="00573108" w:rsidP="00573108">
      <w:r w:rsidRPr="00573108">
        <w:drawing>
          <wp:inline distT="0" distB="0" distL="0" distR="0" wp14:anchorId="35729DB2" wp14:editId="4DB5F566">
            <wp:extent cx="5274310" cy="1522095"/>
            <wp:effectExtent l="0" t="0" r="2540" b="1905"/>
            <wp:docPr id="35" name="图片 35" descr="max-heap-inser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x-heap-insert">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22095"/>
                    </a:xfrm>
                    <a:prstGeom prst="rect">
                      <a:avLst/>
                    </a:prstGeom>
                    <a:noFill/>
                    <a:ln>
                      <a:noFill/>
                    </a:ln>
                  </pic:spPr>
                </pic:pic>
              </a:graphicData>
            </a:graphic>
          </wp:inline>
        </w:drawing>
      </w:r>
    </w:p>
    <w:p w14:paraId="515BBE6E" w14:textId="77777777" w:rsidR="00573108" w:rsidRPr="00573108" w:rsidRDefault="00573108" w:rsidP="00573108">
      <w:r w:rsidRPr="00573108">
        <w:rPr>
          <w:rFonts w:ascii="MS Gothic" w:eastAsia="MS Gothic" w:hAnsi="MS Gothic" w:cs="MS Gothic" w:hint="eastAsia"/>
        </w:rPr>
        <w:t>​</w:t>
      </w:r>
      <w:r w:rsidRPr="00573108">
        <w:t xml:space="preserve"> 其中MAX-HEAP-INSERT借助HEAP-INCREASE-KEY完成</w:t>
      </w:r>
    </w:p>
    <w:p w14:paraId="47A56085" w14:textId="77777777" w:rsidR="00573108" w:rsidRPr="00573108" w:rsidRDefault="00573108" w:rsidP="00573108">
      <w:r w:rsidRPr="00573108">
        <w:rPr>
          <w:rFonts w:ascii="MS Gothic" w:eastAsia="MS Gothic" w:hAnsi="MS Gothic" w:cs="MS Gothic" w:hint="eastAsia"/>
        </w:rPr>
        <w:t>​</w:t>
      </w:r>
      <w:r w:rsidRPr="00573108">
        <w:t xml:space="preserve"> 四个函数的时间复杂对分别为$O(1)、O(logn)、O(logn)、O(logn)$</w:t>
      </w:r>
    </w:p>
    <w:p w14:paraId="2E74B100" w14:textId="77777777" w:rsidR="00573108" w:rsidRPr="00573108" w:rsidRDefault="00573108" w:rsidP="00573108">
      <w:r w:rsidRPr="00573108">
        <w:t>###2.1.5、快速排序</w:t>
      </w:r>
    </w:p>
    <w:p w14:paraId="4DB708F1" w14:textId="2FB419E6" w:rsidR="00573108" w:rsidRPr="00573108" w:rsidRDefault="00573108" w:rsidP="00573108">
      <w:r w:rsidRPr="00573108">
        <w:drawing>
          <wp:inline distT="0" distB="0" distL="0" distR="0" wp14:anchorId="0918919B" wp14:editId="05E14F83">
            <wp:extent cx="5274310" cy="1677670"/>
            <wp:effectExtent l="0" t="0" r="2540" b="0"/>
            <wp:docPr id="34" name="图片 34" descr="quicksort">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icksort">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77670"/>
                    </a:xfrm>
                    <a:prstGeom prst="rect">
                      <a:avLst/>
                    </a:prstGeom>
                    <a:noFill/>
                    <a:ln>
                      <a:noFill/>
                    </a:ln>
                  </pic:spPr>
                </pic:pic>
              </a:graphicData>
            </a:graphic>
          </wp:inline>
        </w:drawing>
      </w:r>
    </w:p>
    <w:p w14:paraId="01DEEB62" w14:textId="6B7465CD" w:rsidR="00573108" w:rsidRPr="00573108" w:rsidRDefault="00573108" w:rsidP="00573108">
      <w:r w:rsidRPr="00573108">
        <w:lastRenderedPageBreak/>
        <w:drawing>
          <wp:inline distT="0" distB="0" distL="0" distR="0" wp14:anchorId="0E9695EB" wp14:editId="745B3E5D">
            <wp:extent cx="5274310" cy="2168525"/>
            <wp:effectExtent l="0" t="0" r="2540" b="3175"/>
            <wp:docPr id="33" name="图片 33" descr="partition">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rtition">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68525"/>
                    </a:xfrm>
                    <a:prstGeom prst="rect">
                      <a:avLst/>
                    </a:prstGeom>
                    <a:noFill/>
                    <a:ln>
                      <a:noFill/>
                    </a:ln>
                  </pic:spPr>
                </pic:pic>
              </a:graphicData>
            </a:graphic>
          </wp:inline>
        </w:drawing>
      </w:r>
    </w:p>
    <w:p w14:paraId="5FF8BC4E" w14:textId="77777777" w:rsidR="00573108" w:rsidRPr="00573108" w:rsidRDefault="00573108" w:rsidP="00573108">
      <w:r w:rsidRPr="00573108">
        <w:rPr>
          <w:rFonts w:ascii="MS Gothic" w:eastAsia="MS Gothic" w:hAnsi="MS Gothic" w:cs="MS Gothic" w:hint="eastAsia"/>
        </w:rPr>
        <w:t>​</w:t>
      </w:r>
      <w:r w:rsidRPr="00573108">
        <w:t xml:space="preserve"> 快速排序的分治步骤分别为：</w:t>
      </w:r>
    </w:p>
    <w:p w14:paraId="645CF4E5" w14:textId="77777777" w:rsidR="00573108" w:rsidRPr="00573108" w:rsidRDefault="00573108" w:rsidP="00573108">
      <w:pPr>
        <w:numPr>
          <w:ilvl w:val="0"/>
          <w:numId w:val="7"/>
        </w:numPr>
      </w:pPr>
      <w:r w:rsidRPr="00573108">
        <w:t>分：将数组围绕$pivot$划分成两部分，使得左子数组元素$&lt;pivot&lt;$右子数组元素</w:t>
      </w:r>
    </w:p>
    <w:p w14:paraId="5D2BEFFF" w14:textId="77777777" w:rsidR="00573108" w:rsidRPr="00573108" w:rsidRDefault="00573108" w:rsidP="00573108">
      <w:pPr>
        <w:numPr>
          <w:ilvl w:val="0"/>
          <w:numId w:val="7"/>
        </w:numPr>
      </w:pPr>
      <w:r w:rsidRPr="00573108">
        <w:t>治：递归排序子数组</w:t>
      </w:r>
    </w:p>
    <w:p w14:paraId="79A2FEAC" w14:textId="77777777" w:rsidR="00573108" w:rsidRPr="00573108" w:rsidRDefault="00573108" w:rsidP="00573108">
      <w:pPr>
        <w:numPr>
          <w:ilvl w:val="0"/>
          <w:numId w:val="7"/>
        </w:numPr>
      </w:pPr>
      <w:r w:rsidRPr="00573108">
        <w:t>合：无</w:t>
      </w:r>
    </w:p>
    <w:p w14:paraId="7D11020B" w14:textId="77777777" w:rsidR="00573108" w:rsidRPr="00573108" w:rsidRDefault="00573108" w:rsidP="00573108">
      <w:r w:rsidRPr="00573108">
        <w:rPr>
          <w:rFonts w:ascii="MS Gothic" w:eastAsia="MS Gothic" w:hAnsi="MS Gothic" w:cs="MS Gothic" w:hint="eastAsia"/>
        </w:rPr>
        <w:t>​</w:t>
      </w:r>
      <w:r w:rsidRPr="00573108">
        <w:t xml:space="preserve"> 由于快速排序最坏时间复杂度为$O(n^2)$，这种情况出现在待排序列已经有序或者待排序列所有元素相等的情况下，为了避免这种情况的发生，可以随机选取$pivot$</w:t>
      </w:r>
    </w:p>
    <w:p w14:paraId="1088600D" w14:textId="7F7ECA21" w:rsidR="00573108" w:rsidRPr="00573108" w:rsidRDefault="00573108" w:rsidP="00573108">
      <w:r w:rsidRPr="00573108">
        <w:drawing>
          <wp:inline distT="0" distB="0" distL="0" distR="0" wp14:anchorId="42020B19" wp14:editId="0D3D309E">
            <wp:extent cx="5274310" cy="1561465"/>
            <wp:effectExtent l="0" t="0" r="2540" b="635"/>
            <wp:docPr id="32" name="图片 32" descr="randomized-quicksort">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ndomized-quicksort">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61465"/>
                    </a:xfrm>
                    <a:prstGeom prst="rect">
                      <a:avLst/>
                    </a:prstGeom>
                    <a:noFill/>
                    <a:ln>
                      <a:noFill/>
                    </a:ln>
                  </pic:spPr>
                </pic:pic>
              </a:graphicData>
            </a:graphic>
          </wp:inline>
        </w:drawing>
      </w:r>
    </w:p>
    <w:p w14:paraId="5AD99688" w14:textId="6EFBE3B1" w:rsidR="00573108" w:rsidRPr="00573108" w:rsidRDefault="00573108" w:rsidP="00573108">
      <w:r w:rsidRPr="00573108">
        <w:drawing>
          <wp:inline distT="0" distB="0" distL="0" distR="0" wp14:anchorId="637096CC" wp14:editId="136D9BBA">
            <wp:extent cx="5274310" cy="1262380"/>
            <wp:effectExtent l="0" t="0" r="2540" b="0"/>
            <wp:docPr id="31" name="图片 31" descr="randomized-partition">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ndomized-partition">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262380"/>
                    </a:xfrm>
                    <a:prstGeom prst="rect">
                      <a:avLst/>
                    </a:prstGeom>
                    <a:noFill/>
                    <a:ln>
                      <a:noFill/>
                    </a:ln>
                  </pic:spPr>
                </pic:pic>
              </a:graphicData>
            </a:graphic>
          </wp:inline>
        </w:drawing>
      </w:r>
    </w:p>
    <w:p w14:paraId="6870C801" w14:textId="77777777" w:rsidR="00573108" w:rsidRPr="00573108" w:rsidRDefault="00573108" w:rsidP="00573108">
      <w:pPr>
        <w:rPr>
          <w:b/>
          <w:bCs/>
        </w:rPr>
      </w:pPr>
      <w:r w:rsidRPr="00573108">
        <w:rPr>
          <w:b/>
          <w:bCs/>
        </w:rPr>
        <w:t>2.1.6、计数排序</w:t>
      </w:r>
    </w:p>
    <w:p w14:paraId="49B5BE15" w14:textId="32317B79" w:rsidR="00573108" w:rsidRPr="00573108" w:rsidRDefault="00573108" w:rsidP="00573108">
      <w:r w:rsidRPr="00573108">
        <w:lastRenderedPageBreak/>
        <w:drawing>
          <wp:inline distT="0" distB="0" distL="0" distR="0" wp14:anchorId="7155EC58" wp14:editId="32062E78">
            <wp:extent cx="5274310" cy="3310890"/>
            <wp:effectExtent l="0" t="0" r="2540" b="3810"/>
            <wp:docPr id="30" name="图片 30" descr="counting-sort">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unting-sort">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10890"/>
                    </a:xfrm>
                    <a:prstGeom prst="rect">
                      <a:avLst/>
                    </a:prstGeom>
                    <a:noFill/>
                    <a:ln>
                      <a:noFill/>
                    </a:ln>
                  </pic:spPr>
                </pic:pic>
              </a:graphicData>
            </a:graphic>
          </wp:inline>
        </w:drawing>
      </w:r>
    </w:p>
    <w:p w14:paraId="5C49FECC" w14:textId="77777777" w:rsidR="00573108" w:rsidRPr="00573108" w:rsidRDefault="00573108" w:rsidP="00573108">
      <w:pPr>
        <w:rPr>
          <w:b/>
          <w:bCs/>
        </w:rPr>
      </w:pPr>
      <w:r w:rsidRPr="00573108">
        <w:rPr>
          <w:b/>
          <w:bCs/>
        </w:rPr>
        <w:t>2.1.7、基数排序</w:t>
      </w:r>
    </w:p>
    <w:p w14:paraId="1DC0C9C7" w14:textId="3119FB44" w:rsidR="00573108" w:rsidRPr="00573108" w:rsidRDefault="00573108" w:rsidP="00573108">
      <w:r w:rsidRPr="00573108">
        <w:drawing>
          <wp:inline distT="0" distB="0" distL="0" distR="0" wp14:anchorId="0858DCD1" wp14:editId="2F176F6A">
            <wp:extent cx="5274310" cy="1203960"/>
            <wp:effectExtent l="0" t="0" r="2540" b="0"/>
            <wp:docPr id="29" name="图片 29" descr="radix-sort">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dix-sort">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203960"/>
                    </a:xfrm>
                    <a:prstGeom prst="rect">
                      <a:avLst/>
                    </a:prstGeom>
                    <a:noFill/>
                    <a:ln>
                      <a:noFill/>
                    </a:ln>
                  </pic:spPr>
                </pic:pic>
              </a:graphicData>
            </a:graphic>
          </wp:inline>
        </w:drawing>
      </w:r>
    </w:p>
    <w:p w14:paraId="08099FD4" w14:textId="77777777" w:rsidR="00573108" w:rsidRPr="00573108" w:rsidRDefault="00573108" w:rsidP="00573108">
      <w:pPr>
        <w:rPr>
          <w:b/>
          <w:bCs/>
        </w:rPr>
      </w:pPr>
      <w:r w:rsidRPr="00573108">
        <w:rPr>
          <w:b/>
          <w:bCs/>
        </w:rPr>
        <w:t>2.1.8、桶排序</w:t>
      </w:r>
    </w:p>
    <w:p w14:paraId="744534E5" w14:textId="13D15CF1" w:rsidR="00573108" w:rsidRPr="00573108" w:rsidRDefault="00573108" w:rsidP="00573108">
      <w:r w:rsidRPr="00573108">
        <w:drawing>
          <wp:inline distT="0" distB="0" distL="0" distR="0" wp14:anchorId="541BE051" wp14:editId="48DFBC57">
            <wp:extent cx="5274310" cy="2017395"/>
            <wp:effectExtent l="0" t="0" r="2540" b="1905"/>
            <wp:docPr id="28" name="图片 28" descr="bucket-sort">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cket-sort">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017395"/>
                    </a:xfrm>
                    <a:prstGeom prst="rect">
                      <a:avLst/>
                    </a:prstGeom>
                    <a:noFill/>
                    <a:ln>
                      <a:noFill/>
                    </a:ln>
                  </pic:spPr>
                </pic:pic>
              </a:graphicData>
            </a:graphic>
          </wp:inline>
        </w:drawing>
      </w:r>
    </w:p>
    <w:p w14:paraId="1E0B2DD4" w14:textId="77777777" w:rsidR="00573108" w:rsidRPr="00573108" w:rsidRDefault="00573108" w:rsidP="00573108">
      <w:r w:rsidRPr="00573108">
        <w:rPr>
          <w:rFonts w:ascii="MS Gothic" w:eastAsia="MS Gothic" w:hAnsi="MS Gothic" w:cs="MS Gothic" w:hint="eastAsia"/>
        </w:rPr>
        <w:t>​</w:t>
      </w:r>
      <w:r w:rsidRPr="00573108">
        <w:t xml:space="preserve"> 以上三种排序算法均为线性时间复杂度，利用数据的某种性质而非比较进行排序</w:t>
      </w:r>
    </w:p>
    <w:p w14:paraId="2DE9E294" w14:textId="77777777" w:rsidR="00573108" w:rsidRPr="00573108" w:rsidRDefault="00573108" w:rsidP="00573108">
      <w:pPr>
        <w:rPr>
          <w:b/>
          <w:bCs/>
        </w:rPr>
      </w:pPr>
      <w:r w:rsidRPr="00573108">
        <w:rPr>
          <w:b/>
          <w:bCs/>
        </w:rPr>
        <w:t>2.2、分治思想</w:t>
      </w:r>
    </w:p>
    <w:p w14:paraId="00A602F7" w14:textId="77777777" w:rsidR="00573108" w:rsidRPr="00573108" w:rsidRDefault="00573108" w:rsidP="00573108">
      <w:pPr>
        <w:rPr>
          <w:b/>
          <w:bCs/>
        </w:rPr>
      </w:pPr>
      <w:r w:rsidRPr="00573108">
        <w:rPr>
          <w:b/>
          <w:bCs/>
        </w:rPr>
        <w:t>2.2.1、最大子数组</w:t>
      </w:r>
    </w:p>
    <w:p w14:paraId="7BCC5DDF" w14:textId="77777777" w:rsidR="00573108" w:rsidRPr="00573108" w:rsidRDefault="00573108" w:rsidP="00573108">
      <w:r w:rsidRPr="00573108">
        <w:rPr>
          <w:rFonts w:ascii="MS Gothic" w:eastAsia="MS Gothic" w:hAnsi="MS Gothic" w:cs="MS Gothic" w:hint="eastAsia"/>
        </w:rPr>
        <w:t>​</w:t>
      </w:r>
      <w:r w:rsidRPr="00573108">
        <w:t xml:space="preserve"> 最大子数组的暴力解法是穷举所有可能，选出最佳的解，时间复杂度为$O(n^2)$</w:t>
      </w:r>
    </w:p>
    <w:p w14:paraId="6A3A314A" w14:textId="4C12E215" w:rsidR="00573108" w:rsidRPr="00573108" w:rsidRDefault="00573108" w:rsidP="00573108">
      <w:r w:rsidRPr="00573108">
        <w:lastRenderedPageBreak/>
        <w:drawing>
          <wp:inline distT="0" distB="0" distL="0" distR="0" wp14:anchorId="4C796B93" wp14:editId="793A33BC">
            <wp:extent cx="5274310" cy="3178810"/>
            <wp:effectExtent l="0" t="0" r="2540" b="2540"/>
            <wp:docPr id="27" name="图片 27" descr="brute-force-maximum-subarray">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rute-force-maximum-subarray">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178810"/>
                    </a:xfrm>
                    <a:prstGeom prst="rect">
                      <a:avLst/>
                    </a:prstGeom>
                    <a:noFill/>
                    <a:ln>
                      <a:noFill/>
                    </a:ln>
                  </pic:spPr>
                </pic:pic>
              </a:graphicData>
            </a:graphic>
          </wp:inline>
        </w:drawing>
      </w:r>
    </w:p>
    <w:p w14:paraId="5581E43C" w14:textId="77777777" w:rsidR="00573108" w:rsidRPr="00573108" w:rsidRDefault="00573108" w:rsidP="00573108">
      <w:r w:rsidRPr="00573108">
        <w:rPr>
          <w:rFonts w:ascii="MS Gothic" w:eastAsia="MS Gothic" w:hAnsi="MS Gothic" w:cs="MS Gothic" w:hint="eastAsia"/>
        </w:rPr>
        <w:t>​</w:t>
      </w:r>
      <w:r w:rsidRPr="00573108">
        <w:t xml:space="preserve"> 可以使用分治的思想进行求解，但由于将数组分为两部分之后最优解并不一定只出现在子问题中，有可能会横跨两个子问题，所以需要考虑最优解横跨两个子问题的情况。</w:t>
      </w:r>
    </w:p>
    <w:p w14:paraId="731DB167" w14:textId="04DC1D8C" w:rsidR="00573108" w:rsidRPr="00573108" w:rsidRDefault="00573108" w:rsidP="00573108">
      <w:r w:rsidRPr="00573108">
        <w:drawing>
          <wp:inline distT="0" distB="0" distL="0" distR="0" wp14:anchorId="6920D2AC" wp14:editId="3AC07883">
            <wp:extent cx="5274310" cy="3021330"/>
            <wp:effectExtent l="0" t="0" r="2540" b="7620"/>
            <wp:docPr id="26" name="图片 26" descr="find-maximum-subarray">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d-maximum-subarray">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21330"/>
                    </a:xfrm>
                    <a:prstGeom prst="rect">
                      <a:avLst/>
                    </a:prstGeom>
                    <a:noFill/>
                    <a:ln>
                      <a:noFill/>
                    </a:ln>
                  </pic:spPr>
                </pic:pic>
              </a:graphicData>
            </a:graphic>
          </wp:inline>
        </w:drawing>
      </w:r>
    </w:p>
    <w:p w14:paraId="552BB3ED" w14:textId="3600E38F" w:rsidR="00573108" w:rsidRPr="00573108" w:rsidRDefault="00573108" w:rsidP="00573108">
      <w:r w:rsidRPr="00573108">
        <w:lastRenderedPageBreak/>
        <w:drawing>
          <wp:inline distT="0" distB="0" distL="0" distR="0" wp14:anchorId="2B3EFC62" wp14:editId="4B3471DC">
            <wp:extent cx="5274310" cy="4423410"/>
            <wp:effectExtent l="0" t="0" r="2540" b="0"/>
            <wp:docPr id="25" name="图片 25" descr="find-max-crossing-subarray">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nd-max-crossing-subarray">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423410"/>
                    </a:xfrm>
                    <a:prstGeom prst="rect">
                      <a:avLst/>
                    </a:prstGeom>
                    <a:noFill/>
                    <a:ln>
                      <a:noFill/>
                    </a:ln>
                  </pic:spPr>
                </pic:pic>
              </a:graphicData>
            </a:graphic>
          </wp:inline>
        </w:drawing>
      </w:r>
    </w:p>
    <w:p w14:paraId="08A28084" w14:textId="77777777" w:rsidR="00573108" w:rsidRPr="00573108" w:rsidRDefault="00573108" w:rsidP="00573108">
      <w:r w:rsidRPr="00573108">
        <w:t>##2.3动态规划思想</w:t>
      </w:r>
    </w:p>
    <w:p w14:paraId="5D28ED44" w14:textId="77777777" w:rsidR="00573108" w:rsidRPr="00573108" w:rsidRDefault="00573108" w:rsidP="00573108">
      <w:pPr>
        <w:rPr>
          <w:b/>
          <w:bCs/>
        </w:rPr>
      </w:pPr>
      <w:r w:rsidRPr="00573108">
        <w:rPr>
          <w:b/>
          <w:bCs/>
        </w:rPr>
        <w:t>2.3.1、装配线问题</w:t>
      </w:r>
    </w:p>
    <w:p w14:paraId="06233514" w14:textId="77777777" w:rsidR="00573108" w:rsidRPr="00573108" w:rsidRDefault="00573108" w:rsidP="00573108">
      <w:r w:rsidRPr="00573108">
        <w:rPr>
          <w:rFonts w:ascii="MS Gothic" w:eastAsia="MS Gothic" w:hAnsi="MS Gothic" w:cs="MS Gothic" w:hint="eastAsia"/>
        </w:rPr>
        <w:t>​</w:t>
      </w:r>
      <w:r w:rsidRPr="00573108">
        <w:t xml:space="preserve"> 递推表达式为:</w:t>
      </w:r>
    </w:p>
    <w:p w14:paraId="0FB7FEE9" w14:textId="31B7B298" w:rsidR="00573108" w:rsidRPr="00573108" w:rsidRDefault="00573108" w:rsidP="00573108">
      <w:r w:rsidRPr="00573108">
        <w:drawing>
          <wp:inline distT="0" distB="0" distL="0" distR="0" wp14:anchorId="2A6504A9" wp14:editId="7FE93C35">
            <wp:extent cx="5274310" cy="647065"/>
            <wp:effectExtent l="0" t="0" r="2540" b="635"/>
            <wp:docPr id="24" name="图片 24" descr="f1">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1">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647065"/>
                    </a:xfrm>
                    <a:prstGeom prst="rect">
                      <a:avLst/>
                    </a:prstGeom>
                    <a:noFill/>
                    <a:ln>
                      <a:noFill/>
                    </a:ln>
                  </pic:spPr>
                </pic:pic>
              </a:graphicData>
            </a:graphic>
          </wp:inline>
        </w:drawing>
      </w:r>
    </w:p>
    <w:p w14:paraId="20BADE6E" w14:textId="70C98C22" w:rsidR="00573108" w:rsidRPr="00573108" w:rsidRDefault="00573108" w:rsidP="00573108">
      <w:r w:rsidRPr="00573108">
        <w:drawing>
          <wp:inline distT="0" distB="0" distL="0" distR="0" wp14:anchorId="00707EB2" wp14:editId="7ED5F29E">
            <wp:extent cx="5274310" cy="640080"/>
            <wp:effectExtent l="0" t="0" r="2540" b="7620"/>
            <wp:docPr id="23" name="图片 23" descr="f2">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2">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40080"/>
                    </a:xfrm>
                    <a:prstGeom prst="rect">
                      <a:avLst/>
                    </a:prstGeom>
                    <a:noFill/>
                    <a:ln>
                      <a:noFill/>
                    </a:ln>
                  </pic:spPr>
                </pic:pic>
              </a:graphicData>
            </a:graphic>
          </wp:inline>
        </w:drawing>
      </w:r>
    </w:p>
    <w:p w14:paraId="3BF3D4C3" w14:textId="03824140" w:rsidR="00573108" w:rsidRPr="00573108" w:rsidRDefault="00573108" w:rsidP="00573108">
      <w:r w:rsidRPr="00573108">
        <w:drawing>
          <wp:inline distT="0" distB="0" distL="0" distR="0" wp14:anchorId="76B92816" wp14:editId="5246DC67">
            <wp:extent cx="5200650" cy="504825"/>
            <wp:effectExtent l="0" t="0" r="0" b="9525"/>
            <wp:docPr id="22" name="图片 22" descr="total">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tal">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0650" cy="504825"/>
                    </a:xfrm>
                    <a:prstGeom prst="rect">
                      <a:avLst/>
                    </a:prstGeom>
                    <a:noFill/>
                    <a:ln>
                      <a:noFill/>
                    </a:ln>
                  </pic:spPr>
                </pic:pic>
              </a:graphicData>
            </a:graphic>
          </wp:inline>
        </w:drawing>
      </w:r>
    </w:p>
    <w:p w14:paraId="14361C87" w14:textId="77777777" w:rsidR="00573108" w:rsidRPr="00573108" w:rsidRDefault="00573108" w:rsidP="00573108">
      <w:r w:rsidRPr="00573108">
        <w:rPr>
          <w:rFonts w:ascii="MS Gothic" w:eastAsia="MS Gothic" w:hAnsi="MS Gothic" w:cs="MS Gothic" w:hint="eastAsia"/>
        </w:rPr>
        <w:t>​</w:t>
      </w:r>
      <w:r w:rsidRPr="00573108">
        <w:t xml:space="preserve"> 求最优解的值：</w:t>
      </w:r>
    </w:p>
    <w:p w14:paraId="7AF118CB" w14:textId="648DCFA9" w:rsidR="00573108" w:rsidRPr="00573108" w:rsidRDefault="00573108" w:rsidP="00573108">
      <w:r w:rsidRPr="00573108">
        <w:lastRenderedPageBreak/>
        <w:drawing>
          <wp:inline distT="0" distB="0" distL="0" distR="0" wp14:anchorId="3843C164" wp14:editId="369DF35C">
            <wp:extent cx="5274310" cy="4213860"/>
            <wp:effectExtent l="0" t="0" r="2540" b="0"/>
            <wp:docPr id="21" name="图片 21" descr="assembly-line-scheduling-algorithm">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ssembly-line-scheduling-algorithm">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213860"/>
                    </a:xfrm>
                    <a:prstGeom prst="rect">
                      <a:avLst/>
                    </a:prstGeom>
                    <a:noFill/>
                    <a:ln>
                      <a:noFill/>
                    </a:ln>
                  </pic:spPr>
                </pic:pic>
              </a:graphicData>
            </a:graphic>
          </wp:inline>
        </w:drawing>
      </w:r>
    </w:p>
    <w:p w14:paraId="0E5114F7" w14:textId="77777777" w:rsidR="00573108" w:rsidRPr="00573108" w:rsidRDefault="00573108" w:rsidP="00573108">
      <w:r w:rsidRPr="00573108">
        <w:rPr>
          <w:rFonts w:ascii="MS Gothic" w:eastAsia="MS Gothic" w:hAnsi="MS Gothic" w:cs="MS Gothic" w:hint="eastAsia"/>
        </w:rPr>
        <w:t>​</w:t>
      </w:r>
      <w:r w:rsidRPr="00573108">
        <w:t xml:space="preserve"> 求最优解：</w:t>
      </w:r>
    </w:p>
    <w:p w14:paraId="579E0CE3" w14:textId="1AD6E364" w:rsidR="00573108" w:rsidRPr="00573108" w:rsidRDefault="00573108" w:rsidP="00573108">
      <w:r w:rsidRPr="00573108">
        <w:drawing>
          <wp:inline distT="0" distB="0" distL="0" distR="0" wp14:anchorId="1A5EDFD7" wp14:editId="5DEAFC1E">
            <wp:extent cx="5274310" cy="2406015"/>
            <wp:effectExtent l="0" t="0" r="2540" b="0"/>
            <wp:docPr id="20" name="图片 20" descr="recursive-print-stations">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cursive-print-stations">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65615367" w14:textId="77777777" w:rsidR="00573108" w:rsidRPr="00573108" w:rsidRDefault="00573108" w:rsidP="00573108">
      <w:pPr>
        <w:rPr>
          <w:b/>
          <w:bCs/>
        </w:rPr>
      </w:pPr>
      <w:r w:rsidRPr="00573108">
        <w:rPr>
          <w:b/>
          <w:bCs/>
        </w:rPr>
        <w:t>2.3.2、矩阵链乘</w:t>
      </w:r>
    </w:p>
    <w:p w14:paraId="61C988AF" w14:textId="77777777" w:rsidR="00573108" w:rsidRPr="00573108" w:rsidRDefault="00573108" w:rsidP="00573108">
      <w:r w:rsidRPr="00573108">
        <w:rPr>
          <w:rFonts w:ascii="MS Gothic" w:eastAsia="MS Gothic" w:hAnsi="MS Gothic" w:cs="MS Gothic" w:hint="eastAsia"/>
        </w:rPr>
        <w:t>​</w:t>
      </w:r>
      <w:r w:rsidRPr="00573108">
        <w:t xml:space="preserve"> 递推表达式为：</w:t>
      </w:r>
    </w:p>
    <w:p w14:paraId="0B8D7B7E" w14:textId="31CBA177" w:rsidR="00573108" w:rsidRPr="00573108" w:rsidRDefault="00573108" w:rsidP="00573108">
      <w:r w:rsidRPr="00573108">
        <w:lastRenderedPageBreak/>
        <w:drawing>
          <wp:inline distT="0" distB="0" distL="0" distR="0" wp14:anchorId="44BDEBA9" wp14:editId="641FC4BE">
            <wp:extent cx="5274310" cy="1800225"/>
            <wp:effectExtent l="0" t="0" r="2540" b="9525"/>
            <wp:docPr id="19" name="图片 19" descr="matrix-chain">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trix-chain">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800225"/>
                    </a:xfrm>
                    <a:prstGeom prst="rect">
                      <a:avLst/>
                    </a:prstGeom>
                    <a:noFill/>
                    <a:ln>
                      <a:noFill/>
                    </a:ln>
                  </pic:spPr>
                </pic:pic>
              </a:graphicData>
            </a:graphic>
          </wp:inline>
        </w:drawing>
      </w:r>
    </w:p>
    <w:p w14:paraId="4DC7430D" w14:textId="77777777" w:rsidR="00573108" w:rsidRPr="00573108" w:rsidRDefault="00573108" w:rsidP="00573108">
      <w:r w:rsidRPr="00573108">
        <w:rPr>
          <w:rFonts w:ascii="MS Gothic" w:eastAsia="MS Gothic" w:hAnsi="MS Gothic" w:cs="MS Gothic" w:hint="eastAsia"/>
        </w:rPr>
        <w:t>​</w:t>
      </w:r>
      <w:r w:rsidRPr="00573108">
        <w:t xml:space="preserve"> 求最优解的值：</w:t>
      </w:r>
    </w:p>
    <w:p w14:paraId="70641EFD" w14:textId="267D92BD" w:rsidR="00573108" w:rsidRPr="00573108" w:rsidRDefault="00573108" w:rsidP="00573108">
      <w:r w:rsidRPr="00573108">
        <w:drawing>
          <wp:inline distT="0" distB="0" distL="0" distR="0" wp14:anchorId="450680D8" wp14:editId="4FC72905">
            <wp:extent cx="5274310" cy="2637155"/>
            <wp:effectExtent l="0" t="0" r="2540" b="0"/>
            <wp:docPr id="18" name="图片 18" descr="matrix-chain-multiplication">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trix-chain-multiplication">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C05C4DF" w14:textId="77777777" w:rsidR="00573108" w:rsidRPr="00573108" w:rsidRDefault="00573108" w:rsidP="00573108">
      <w:r w:rsidRPr="00573108">
        <w:rPr>
          <w:rFonts w:ascii="MS Gothic" w:eastAsia="MS Gothic" w:hAnsi="MS Gothic" w:cs="MS Gothic" w:hint="eastAsia"/>
        </w:rPr>
        <w:t>​</w:t>
      </w:r>
      <w:r w:rsidRPr="00573108">
        <w:t xml:space="preserve"> 求最优解：</w:t>
      </w:r>
    </w:p>
    <w:p w14:paraId="145E8DAF" w14:textId="5FEAA95F" w:rsidR="00573108" w:rsidRPr="00573108" w:rsidRDefault="00573108" w:rsidP="00573108">
      <w:r w:rsidRPr="00573108">
        <w:drawing>
          <wp:inline distT="0" distB="0" distL="0" distR="0" wp14:anchorId="2589BF21" wp14:editId="04984062">
            <wp:extent cx="5274310" cy="1841500"/>
            <wp:effectExtent l="0" t="0" r="2540" b="6350"/>
            <wp:docPr id="17" name="图片 17" descr="print-optimal-parens">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int-optimal-parens">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841500"/>
                    </a:xfrm>
                    <a:prstGeom prst="rect">
                      <a:avLst/>
                    </a:prstGeom>
                    <a:noFill/>
                    <a:ln>
                      <a:noFill/>
                    </a:ln>
                  </pic:spPr>
                </pic:pic>
              </a:graphicData>
            </a:graphic>
          </wp:inline>
        </w:drawing>
      </w:r>
    </w:p>
    <w:p w14:paraId="0A6E30EB" w14:textId="77777777" w:rsidR="00573108" w:rsidRPr="00573108" w:rsidRDefault="00573108" w:rsidP="00573108">
      <w:pPr>
        <w:rPr>
          <w:b/>
          <w:bCs/>
        </w:rPr>
      </w:pPr>
      <w:r w:rsidRPr="00573108">
        <w:rPr>
          <w:b/>
          <w:bCs/>
        </w:rPr>
        <w:t>2.3.3、最长公共子序列</w:t>
      </w:r>
    </w:p>
    <w:p w14:paraId="40575FA4" w14:textId="77777777" w:rsidR="00573108" w:rsidRPr="00573108" w:rsidRDefault="00573108" w:rsidP="00573108">
      <w:r w:rsidRPr="00573108">
        <w:rPr>
          <w:rFonts w:ascii="MS Gothic" w:eastAsia="MS Gothic" w:hAnsi="MS Gothic" w:cs="MS Gothic" w:hint="eastAsia"/>
        </w:rPr>
        <w:t>​</w:t>
      </w:r>
      <w:r w:rsidRPr="00573108">
        <w:t xml:space="preserve"> 递推表达式：</w:t>
      </w:r>
    </w:p>
    <w:p w14:paraId="72FD0039" w14:textId="562A5003" w:rsidR="00573108" w:rsidRPr="00573108" w:rsidRDefault="00573108" w:rsidP="00573108">
      <w:r w:rsidRPr="00573108">
        <w:drawing>
          <wp:inline distT="0" distB="0" distL="0" distR="0" wp14:anchorId="3076149B" wp14:editId="7C7601A7">
            <wp:extent cx="5274310" cy="677545"/>
            <wp:effectExtent l="0" t="0" r="2540" b="8255"/>
            <wp:docPr id="16" name="图片 16" descr="lc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cs">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677545"/>
                    </a:xfrm>
                    <a:prstGeom prst="rect">
                      <a:avLst/>
                    </a:prstGeom>
                    <a:noFill/>
                    <a:ln>
                      <a:noFill/>
                    </a:ln>
                  </pic:spPr>
                </pic:pic>
              </a:graphicData>
            </a:graphic>
          </wp:inline>
        </w:drawing>
      </w:r>
    </w:p>
    <w:p w14:paraId="6EFE8F41" w14:textId="77777777" w:rsidR="00573108" w:rsidRPr="00573108" w:rsidRDefault="00573108" w:rsidP="00573108">
      <w:r w:rsidRPr="00573108">
        <w:rPr>
          <w:rFonts w:ascii="MS Gothic" w:eastAsia="MS Gothic" w:hAnsi="MS Gothic" w:cs="MS Gothic" w:hint="eastAsia"/>
        </w:rPr>
        <w:t>​</w:t>
      </w:r>
      <w:r w:rsidRPr="00573108">
        <w:t xml:space="preserve"> 求最优解的值：</w:t>
      </w:r>
    </w:p>
    <w:p w14:paraId="36CA96E4" w14:textId="25977A7B" w:rsidR="00573108" w:rsidRPr="00573108" w:rsidRDefault="00573108" w:rsidP="00573108">
      <w:r w:rsidRPr="00573108">
        <w:lastRenderedPageBreak/>
        <w:drawing>
          <wp:inline distT="0" distB="0" distL="0" distR="0" wp14:anchorId="3D0139F4" wp14:editId="1361AF87">
            <wp:extent cx="5274310" cy="3390265"/>
            <wp:effectExtent l="0" t="0" r="2540" b="635"/>
            <wp:docPr id="15" name="图片 15" descr="computing-thelength-of-lcs">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uting-thelength-of-lcs">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390265"/>
                    </a:xfrm>
                    <a:prstGeom prst="rect">
                      <a:avLst/>
                    </a:prstGeom>
                    <a:noFill/>
                    <a:ln>
                      <a:noFill/>
                    </a:ln>
                  </pic:spPr>
                </pic:pic>
              </a:graphicData>
            </a:graphic>
          </wp:inline>
        </w:drawing>
      </w:r>
    </w:p>
    <w:p w14:paraId="150B806C" w14:textId="77777777" w:rsidR="00573108" w:rsidRPr="00573108" w:rsidRDefault="00573108" w:rsidP="00573108">
      <w:r w:rsidRPr="00573108">
        <w:rPr>
          <w:rFonts w:ascii="MS Gothic" w:eastAsia="MS Gothic" w:hAnsi="MS Gothic" w:cs="MS Gothic" w:hint="eastAsia"/>
        </w:rPr>
        <w:t>​</w:t>
      </w:r>
      <w:r w:rsidRPr="00573108">
        <w:t xml:space="preserve"> 求最优解：</w:t>
      </w:r>
    </w:p>
    <w:p w14:paraId="754A6FAB" w14:textId="48596251" w:rsidR="00573108" w:rsidRPr="00573108" w:rsidRDefault="00573108" w:rsidP="00573108">
      <w:r w:rsidRPr="00573108">
        <w:drawing>
          <wp:inline distT="0" distB="0" distL="0" distR="0" wp14:anchorId="73190F98" wp14:editId="7CA7B1B5">
            <wp:extent cx="5274310" cy="2798445"/>
            <wp:effectExtent l="0" t="0" r="2540" b="1905"/>
            <wp:docPr id="14" name="图片 14" descr="constructing-an-lcs">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tructing-an-lcs">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98445"/>
                    </a:xfrm>
                    <a:prstGeom prst="rect">
                      <a:avLst/>
                    </a:prstGeom>
                    <a:noFill/>
                    <a:ln>
                      <a:noFill/>
                    </a:ln>
                  </pic:spPr>
                </pic:pic>
              </a:graphicData>
            </a:graphic>
          </wp:inline>
        </w:drawing>
      </w:r>
    </w:p>
    <w:p w14:paraId="43AAFB6A" w14:textId="77777777" w:rsidR="00573108" w:rsidRPr="00573108" w:rsidRDefault="00573108" w:rsidP="00573108">
      <w:r w:rsidRPr="00573108">
        <w:rPr>
          <w:rFonts w:ascii="MS Gothic" w:eastAsia="MS Gothic" w:hAnsi="MS Gothic" w:cs="MS Gothic" w:hint="eastAsia"/>
        </w:rPr>
        <w:t>​</w:t>
      </w:r>
    </w:p>
    <w:p w14:paraId="117BFAEF" w14:textId="77777777" w:rsidR="00573108" w:rsidRPr="00573108" w:rsidRDefault="00573108" w:rsidP="00573108">
      <w:pPr>
        <w:rPr>
          <w:b/>
          <w:bCs/>
        </w:rPr>
      </w:pPr>
      <w:r w:rsidRPr="00573108">
        <w:rPr>
          <w:b/>
          <w:bCs/>
        </w:rPr>
        <w:t>2.3.4、最大子数组</w:t>
      </w:r>
    </w:p>
    <w:p w14:paraId="5C566C1A" w14:textId="77777777" w:rsidR="00573108" w:rsidRPr="00573108" w:rsidRDefault="00573108" w:rsidP="00573108">
      <w:r w:rsidRPr="00573108">
        <w:rPr>
          <w:rFonts w:ascii="MS Gothic" w:eastAsia="MS Gothic" w:hAnsi="MS Gothic" w:cs="MS Gothic" w:hint="eastAsia"/>
        </w:rPr>
        <w:t>​</w:t>
      </w:r>
      <w:r w:rsidRPr="00573108">
        <w:t xml:space="preserve"> 递推表达式：</w:t>
      </w:r>
    </w:p>
    <w:p w14:paraId="7A7E1402" w14:textId="07682C3D" w:rsidR="00573108" w:rsidRPr="00573108" w:rsidRDefault="00573108" w:rsidP="00573108">
      <w:r w:rsidRPr="00573108">
        <w:drawing>
          <wp:inline distT="0" distB="0" distL="0" distR="0" wp14:anchorId="23781EC6" wp14:editId="0B593B07">
            <wp:extent cx="5274310" cy="784225"/>
            <wp:effectExtent l="0" t="0" r="2540" b="0"/>
            <wp:docPr id="13" name="图片 13" descr="maxsum">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xsum">
                      <a:hlinkClick r:id="rId73" tgtFrame="&quot;_blank&quot;"/>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784225"/>
                    </a:xfrm>
                    <a:prstGeom prst="rect">
                      <a:avLst/>
                    </a:prstGeom>
                    <a:noFill/>
                    <a:ln>
                      <a:noFill/>
                    </a:ln>
                  </pic:spPr>
                </pic:pic>
              </a:graphicData>
            </a:graphic>
          </wp:inline>
        </w:drawing>
      </w:r>
    </w:p>
    <w:p w14:paraId="51D28683" w14:textId="77777777" w:rsidR="00573108" w:rsidRPr="00573108" w:rsidRDefault="00573108" w:rsidP="00573108">
      <w:r w:rsidRPr="00573108">
        <w:rPr>
          <w:rFonts w:ascii="MS Gothic" w:eastAsia="MS Gothic" w:hAnsi="MS Gothic" w:cs="MS Gothic" w:hint="eastAsia"/>
        </w:rPr>
        <w:t>​</w:t>
      </w:r>
      <w:r w:rsidRPr="00573108">
        <w:t xml:space="preserve"> 求最优解的值：</w:t>
      </w:r>
    </w:p>
    <w:p w14:paraId="147F3E1D" w14:textId="0F5A5CF1" w:rsidR="00573108" w:rsidRPr="00573108" w:rsidRDefault="00573108" w:rsidP="00573108">
      <w:r w:rsidRPr="00573108">
        <w:lastRenderedPageBreak/>
        <w:drawing>
          <wp:inline distT="0" distB="0" distL="0" distR="0" wp14:anchorId="524162C7" wp14:editId="307B758C">
            <wp:extent cx="5274310" cy="2443480"/>
            <wp:effectExtent l="0" t="0" r="2540" b="0"/>
            <wp:docPr id="12" name="图片 12" descr="dp-maximum-subarray">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p-maximum-subarray">
                      <a:hlinkClick r:id="rId75" tgtFrame="&quot;_blank&quot;"/>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443480"/>
                    </a:xfrm>
                    <a:prstGeom prst="rect">
                      <a:avLst/>
                    </a:prstGeom>
                    <a:noFill/>
                    <a:ln>
                      <a:noFill/>
                    </a:ln>
                  </pic:spPr>
                </pic:pic>
              </a:graphicData>
            </a:graphic>
          </wp:inline>
        </w:drawing>
      </w:r>
    </w:p>
    <w:p w14:paraId="707E8EF0" w14:textId="77777777" w:rsidR="00573108" w:rsidRPr="00573108" w:rsidRDefault="00573108" w:rsidP="00573108">
      <w:r w:rsidRPr="00573108">
        <w:rPr>
          <w:rFonts w:ascii="MS Gothic" w:eastAsia="MS Gothic" w:hAnsi="MS Gothic" w:cs="MS Gothic" w:hint="eastAsia"/>
        </w:rPr>
        <w:t>​</w:t>
      </w:r>
    </w:p>
    <w:p w14:paraId="423E7410" w14:textId="77777777" w:rsidR="00573108" w:rsidRPr="00573108" w:rsidRDefault="00573108" w:rsidP="00573108">
      <w:pPr>
        <w:rPr>
          <w:b/>
          <w:bCs/>
        </w:rPr>
      </w:pPr>
      <w:r w:rsidRPr="00573108">
        <w:rPr>
          <w:b/>
          <w:bCs/>
        </w:rPr>
        <w:t>2.3.5、0/1背包</w:t>
      </w:r>
    </w:p>
    <w:p w14:paraId="70F772C9" w14:textId="77777777" w:rsidR="00573108" w:rsidRPr="00573108" w:rsidRDefault="00573108" w:rsidP="00573108">
      <w:r w:rsidRPr="00573108">
        <w:rPr>
          <w:rFonts w:ascii="MS Gothic" w:eastAsia="MS Gothic" w:hAnsi="MS Gothic" w:cs="MS Gothic" w:hint="eastAsia"/>
        </w:rPr>
        <w:t>​</w:t>
      </w:r>
      <w:r w:rsidRPr="00573108">
        <w:t xml:space="preserve"> 递推表达式：</w:t>
      </w:r>
    </w:p>
    <w:p w14:paraId="5FFB7537" w14:textId="7275BD68" w:rsidR="00573108" w:rsidRPr="00573108" w:rsidRDefault="00573108" w:rsidP="00573108">
      <w:r w:rsidRPr="00573108">
        <w:drawing>
          <wp:inline distT="0" distB="0" distL="0" distR="0" wp14:anchorId="317745C2" wp14:editId="53AB6CB2">
            <wp:extent cx="5274310" cy="750570"/>
            <wp:effectExtent l="0" t="0" r="2540" b="0"/>
            <wp:docPr id="11" name="图片 11" descr="01knapsack">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01knapsack">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0570"/>
                    </a:xfrm>
                    <a:prstGeom prst="rect">
                      <a:avLst/>
                    </a:prstGeom>
                    <a:noFill/>
                    <a:ln>
                      <a:noFill/>
                    </a:ln>
                  </pic:spPr>
                </pic:pic>
              </a:graphicData>
            </a:graphic>
          </wp:inline>
        </w:drawing>
      </w:r>
    </w:p>
    <w:p w14:paraId="4CCCA3E9" w14:textId="77777777" w:rsidR="00573108" w:rsidRPr="00573108" w:rsidRDefault="00573108" w:rsidP="00573108">
      <w:r w:rsidRPr="00573108">
        <w:rPr>
          <w:rFonts w:ascii="MS Gothic" w:eastAsia="MS Gothic" w:hAnsi="MS Gothic" w:cs="MS Gothic" w:hint="eastAsia"/>
        </w:rPr>
        <w:t>​</w:t>
      </w:r>
      <w:r w:rsidRPr="00573108">
        <w:t xml:space="preserve"> 求最优解的值：</w:t>
      </w:r>
    </w:p>
    <w:p w14:paraId="61B8EED2" w14:textId="53E2AEDC" w:rsidR="00573108" w:rsidRPr="00573108" w:rsidRDefault="00573108" w:rsidP="00573108">
      <w:r w:rsidRPr="00573108">
        <w:drawing>
          <wp:inline distT="0" distB="0" distL="0" distR="0" wp14:anchorId="47BBF8AB" wp14:editId="5F6C2C0C">
            <wp:extent cx="5274310" cy="2433320"/>
            <wp:effectExtent l="0" t="0" r="2540" b="5080"/>
            <wp:docPr id="10" name="图片 10" descr="dynamic-programming-for-01-knapsack">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ynamic-programming-for-01-knapsack">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433320"/>
                    </a:xfrm>
                    <a:prstGeom prst="rect">
                      <a:avLst/>
                    </a:prstGeom>
                    <a:noFill/>
                    <a:ln>
                      <a:noFill/>
                    </a:ln>
                  </pic:spPr>
                </pic:pic>
              </a:graphicData>
            </a:graphic>
          </wp:inline>
        </w:drawing>
      </w:r>
    </w:p>
    <w:p w14:paraId="0EAECB94" w14:textId="77777777" w:rsidR="00573108" w:rsidRPr="00573108" w:rsidRDefault="00573108" w:rsidP="00573108">
      <w:pPr>
        <w:rPr>
          <w:b/>
          <w:bCs/>
        </w:rPr>
      </w:pPr>
      <w:r w:rsidRPr="00573108">
        <w:rPr>
          <w:b/>
          <w:bCs/>
        </w:rPr>
        <w:t>2.4、贪心思想</w:t>
      </w:r>
    </w:p>
    <w:p w14:paraId="62C4A5B6" w14:textId="77777777" w:rsidR="00573108" w:rsidRPr="00573108" w:rsidRDefault="00573108" w:rsidP="00573108">
      <w:pPr>
        <w:rPr>
          <w:b/>
          <w:bCs/>
        </w:rPr>
      </w:pPr>
      <w:r w:rsidRPr="00573108">
        <w:rPr>
          <w:b/>
          <w:bCs/>
        </w:rPr>
        <w:t>2.4.1、活动选择问题</w:t>
      </w:r>
    </w:p>
    <w:p w14:paraId="2D1612C2" w14:textId="77777777" w:rsidR="00573108" w:rsidRPr="00573108" w:rsidRDefault="00573108" w:rsidP="00573108">
      <w:r w:rsidRPr="00573108">
        <w:rPr>
          <w:rFonts w:ascii="MS Gothic" w:eastAsia="MS Gothic" w:hAnsi="MS Gothic" w:cs="MS Gothic" w:hint="eastAsia"/>
        </w:rPr>
        <w:t>​</w:t>
      </w:r>
      <w:r w:rsidRPr="00573108">
        <w:t xml:space="preserve"> 贪心准则：结束时间最早</w:t>
      </w:r>
    </w:p>
    <w:p w14:paraId="42DA5592" w14:textId="782EE13C" w:rsidR="00573108" w:rsidRPr="00573108" w:rsidRDefault="00573108" w:rsidP="00573108">
      <w:r w:rsidRPr="00573108">
        <w:lastRenderedPageBreak/>
        <w:drawing>
          <wp:inline distT="0" distB="0" distL="0" distR="0" wp14:anchorId="113FA61E" wp14:editId="133F2303">
            <wp:extent cx="5274310" cy="2573655"/>
            <wp:effectExtent l="0" t="0" r="2540" b="0"/>
            <wp:docPr id="9" name="图片 9" descr="iterative-activity-selection">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terative-activity-selection">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4D11AB9D" w14:textId="77777777" w:rsidR="00573108" w:rsidRPr="00573108" w:rsidRDefault="00573108" w:rsidP="00573108">
      <w:pPr>
        <w:rPr>
          <w:b/>
          <w:bCs/>
        </w:rPr>
      </w:pPr>
      <w:r w:rsidRPr="00573108">
        <w:rPr>
          <w:b/>
          <w:bCs/>
        </w:rPr>
        <w:t>2.4.2、分数背包</w:t>
      </w:r>
    </w:p>
    <w:p w14:paraId="39F17D41" w14:textId="77777777" w:rsidR="00573108" w:rsidRPr="00573108" w:rsidRDefault="00573108" w:rsidP="00573108">
      <w:r w:rsidRPr="00573108">
        <w:rPr>
          <w:rFonts w:ascii="MS Gothic" w:eastAsia="MS Gothic" w:hAnsi="MS Gothic" w:cs="MS Gothic" w:hint="eastAsia"/>
        </w:rPr>
        <w:t>​</w:t>
      </w:r>
      <w:r w:rsidRPr="00573108">
        <w:t xml:space="preserve"> 贪心准则：性价比最高</w:t>
      </w:r>
    </w:p>
    <w:p w14:paraId="005EEA94" w14:textId="7F2F445B" w:rsidR="00573108" w:rsidRPr="00573108" w:rsidRDefault="00573108" w:rsidP="00573108">
      <w:r w:rsidRPr="00573108">
        <w:drawing>
          <wp:inline distT="0" distB="0" distL="0" distR="0" wp14:anchorId="51D49940" wp14:editId="77B9DDB6">
            <wp:extent cx="5274310" cy="2272665"/>
            <wp:effectExtent l="0" t="0" r="2540" b="0"/>
            <wp:docPr id="8" name="图片 8" descr="greedy-knapsack">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eedy-knapsack">
                      <a:hlinkClick r:id="rId83" tgtFrame="&quot;_blank&quot;"/>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272665"/>
                    </a:xfrm>
                    <a:prstGeom prst="rect">
                      <a:avLst/>
                    </a:prstGeom>
                    <a:noFill/>
                    <a:ln>
                      <a:noFill/>
                    </a:ln>
                  </pic:spPr>
                </pic:pic>
              </a:graphicData>
            </a:graphic>
          </wp:inline>
        </w:drawing>
      </w:r>
    </w:p>
    <w:p w14:paraId="5459D993" w14:textId="77777777" w:rsidR="00573108" w:rsidRPr="00573108" w:rsidRDefault="00573108" w:rsidP="00573108">
      <w:pPr>
        <w:rPr>
          <w:b/>
          <w:bCs/>
        </w:rPr>
      </w:pPr>
      <w:r w:rsidRPr="00573108">
        <w:rPr>
          <w:b/>
          <w:bCs/>
        </w:rPr>
        <w:t>2.5、最短路径算法</w:t>
      </w:r>
    </w:p>
    <w:p w14:paraId="15FCC3E2" w14:textId="77777777" w:rsidR="00573108" w:rsidRPr="00573108" w:rsidRDefault="00573108" w:rsidP="00573108">
      <w:r w:rsidRPr="00573108">
        <w:rPr>
          <w:rFonts w:ascii="MS Gothic" w:eastAsia="MS Gothic" w:hAnsi="MS Gothic" w:cs="MS Gothic" w:hint="eastAsia"/>
        </w:rPr>
        <w:t>​</w:t>
      </w:r>
      <w:r w:rsidRPr="00573108">
        <w:t> </w:t>
      </w:r>
      <w:r w:rsidRPr="00573108">
        <w:rPr>
          <w:b/>
          <w:bCs/>
        </w:rPr>
        <w:t>Dijkstra</w:t>
      </w:r>
      <w:r w:rsidRPr="00573108">
        <w:t>算法和</w:t>
      </w:r>
      <w:r w:rsidRPr="00573108">
        <w:rPr>
          <w:b/>
          <w:bCs/>
        </w:rPr>
        <w:t>Bellman-Ford</w:t>
      </w:r>
      <w:r w:rsidRPr="00573108">
        <w:t>算法是单源点最短路径算法，</w:t>
      </w:r>
      <w:r w:rsidRPr="00573108">
        <w:rPr>
          <w:b/>
          <w:bCs/>
        </w:rPr>
        <w:t>Floyd</w:t>
      </w:r>
      <w:r w:rsidRPr="00573108">
        <w:t>算法和</w:t>
      </w:r>
      <w:r w:rsidRPr="00573108">
        <w:rPr>
          <w:b/>
          <w:bCs/>
        </w:rPr>
        <w:t>Johnson</w:t>
      </w:r>
      <w:r w:rsidRPr="00573108">
        <w:t>算法是全源最短路径算法</w:t>
      </w:r>
    </w:p>
    <w:p w14:paraId="1CF3710C" w14:textId="77777777" w:rsidR="00573108" w:rsidRPr="00573108" w:rsidRDefault="00573108" w:rsidP="00573108">
      <w:r w:rsidRPr="00573108">
        <w:t>###2.5.1、Dijkstra算法</w:t>
      </w:r>
    </w:p>
    <w:p w14:paraId="424498D3" w14:textId="77777777" w:rsidR="00573108" w:rsidRPr="00573108" w:rsidRDefault="00573108" w:rsidP="00573108">
      <w:r w:rsidRPr="00573108">
        <w:rPr>
          <w:rFonts w:ascii="MS Gothic" w:eastAsia="MS Gothic" w:hAnsi="MS Gothic" w:cs="MS Gothic" w:hint="eastAsia"/>
        </w:rPr>
        <w:t>​</w:t>
      </w:r>
      <w:r w:rsidRPr="00573108">
        <w:t xml:space="preserve"> Dijkstra算法利用贪心思想，每次将距离源点最近的点加入$S$中，并以S点为中继更新源点到其他点的距离，即松弛操作。</w:t>
      </w:r>
    </w:p>
    <w:p w14:paraId="5CA7AAB8" w14:textId="3A9278F0" w:rsidR="00573108" w:rsidRPr="00573108" w:rsidRDefault="00573108" w:rsidP="00573108">
      <w:r w:rsidRPr="00573108">
        <w:lastRenderedPageBreak/>
        <w:drawing>
          <wp:inline distT="0" distB="0" distL="0" distR="0" wp14:anchorId="6408099C" wp14:editId="11210390">
            <wp:extent cx="5274310" cy="3321685"/>
            <wp:effectExtent l="0" t="0" r="2540" b="0"/>
            <wp:docPr id="7" name="图片 7" descr="dijkstra">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jkstra">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321685"/>
                    </a:xfrm>
                    <a:prstGeom prst="rect">
                      <a:avLst/>
                    </a:prstGeom>
                    <a:noFill/>
                    <a:ln>
                      <a:noFill/>
                    </a:ln>
                  </pic:spPr>
                </pic:pic>
              </a:graphicData>
            </a:graphic>
          </wp:inline>
        </w:drawing>
      </w:r>
    </w:p>
    <w:p w14:paraId="274D4D68" w14:textId="77777777" w:rsidR="00573108" w:rsidRPr="00573108" w:rsidRDefault="00573108" w:rsidP="00573108">
      <w:r w:rsidRPr="00573108">
        <w:t>###2.5.2、Bellman-Ford算法</w:t>
      </w:r>
    </w:p>
    <w:p w14:paraId="5B9F4C39" w14:textId="77777777" w:rsidR="00573108" w:rsidRPr="00573108" w:rsidRDefault="00573108" w:rsidP="00573108">
      <w:r w:rsidRPr="00573108">
        <w:rPr>
          <w:rFonts w:ascii="MS Gothic" w:eastAsia="MS Gothic" w:hAnsi="MS Gothic" w:cs="MS Gothic" w:hint="eastAsia"/>
        </w:rPr>
        <w:t>​</w:t>
      </w:r>
      <w:r w:rsidRPr="00573108">
        <w:t xml:space="preserve"> Dijkstra算法无法处理负权值的边，Bellman-Ford算法可以。其思想是遍历每个端点$|V-1|$次，每次对所有的边进行松弛操作。</w:t>
      </w:r>
    </w:p>
    <w:p w14:paraId="093BFE74" w14:textId="2D1C8EE8" w:rsidR="00573108" w:rsidRPr="00573108" w:rsidRDefault="00573108" w:rsidP="00573108">
      <w:r w:rsidRPr="00573108">
        <w:drawing>
          <wp:inline distT="0" distB="0" distL="0" distR="0" wp14:anchorId="23658BF3" wp14:editId="418BD94F">
            <wp:extent cx="5274310" cy="2550160"/>
            <wp:effectExtent l="0" t="0" r="2540" b="2540"/>
            <wp:docPr id="6" name="图片 6" descr="bellman-ford">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ellman-ford">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14:paraId="5D9D5027" w14:textId="77777777" w:rsidR="00573108" w:rsidRPr="00573108" w:rsidRDefault="00573108" w:rsidP="00573108">
      <w:r w:rsidRPr="00573108">
        <w:t>###2.5.3、</w:t>
      </w:r>
      <w:r w:rsidRPr="00573108">
        <w:rPr>
          <w:b/>
          <w:bCs/>
        </w:rPr>
        <w:t>Floyd</w:t>
      </w:r>
      <w:r w:rsidRPr="00573108">
        <w:t>算法</w:t>
      </w:r>
    </w:p>
    <w:p w14:paraId="7718C1DB" w14:textId="77777777" w:rsidR="00573108" w:rsidRPr="00573108" w:rsidRDefault="00573108" w:rsidP="00573108">
      <w:r w:rsidRPr="00573108">
        <w:rPr>
          <w:rFonts w:ascii="MS Gothic" w:eastAsia="MS Gothic" w:hAnsi="MS Gothic" w:cs="MS Gothic" w:hint="eastAsia"/>
        </w:rPr>
        <w:t>​</w:t>
      </w:r>
      <w:r w:rsidRPr="00573108">
        <w:t xml:space="preserve"> Floyd算法采用动态规划的思想，其递推表达式为：</w:t>
      </w:r>
    </w:p>
    <w:p w14:paraId="0BD1D8A9" w14:textId="0FFFC523" w:rsidR="00573108" w:rsidRPr="00573108" w:rsidRDefault="00573108" w:rsidP="00573108">
      <w:r w:rsidRPr="00573108">
        <w:drawing>
          <wp:inline distT="0" distB="0" distL="0" distR="0" wp14:anchorId="09B6C0CC" wp14:editId="6DCDECBB">
            <wp:extent cx="5274310" cy="742950"/>
            <wp:effectExtent l="0" t="0" r="2540" b="0"/>
            <wp:docPr id="5" name="图片 5" descr="floyd">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loyd">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742950"/>
                    </a:xfrm>
                    <a:prstGeom prst="rect">
                      <a:avLst/>
                    </a:prstGeom>
                    <a:noFill/>
                    <a:ln>
                      <a:noFill/>
                    </a:ln>
                  </pic:spPr>
                </pic:pic>
              </a:graphicData>
            </a:graphic>
          </wp:inline>
        </w:drawing>
      </w:r>
    </w:p>
    <w:p w14:paraId="0C7186AB" w14:textId="77777777" w:rsidR="00573108" w:rsidRPr="00573108" w:rsidRDefault="00573108" w:rsidP="00573108">
      <w:r w:rsidRPr="00573108">
        <w:rPr>
          <w:rFonts w:ascii="MS Gothic" w:eastAsia="MS Gothic" w:hAnsi="MS Gothic" w:cs="MS Gothic" w:hint="eastAsia"/>
        </w:rPr>
        <w:t>​</w:t>
      </w:r>
      <w:r w:rsidRPr="00573108">
        <w:t xml:space="preserve"> 求最优解的值：</w:t>
      </w:r>
    </w:p>
    <w:p w14:paraId="7A47F53B" w14:textId="36540A96" w:rsidR="00573108" w:rsidRPr="00573108" w:rsidRDefault="00573108" w:rsidP="00573108">
      <w:r w:rsidRPr="00573108">
        <w:lastRenderedPageBreak/>
        <w:drawing>
          <wp:inline distT="0" distB="0" distL="0" distR="0" wp14:anchorId="430F0B94" wp14:editId="34D04E2E">
            <wp:extent cx="5274310" cy="1703070"/>
            <wp:effectExtent l="0" t="0" r="2540" b="0"/>
            <wp:docPr id="4" name="图片 4" descr="floyd-warshall">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loyd-warshall">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1703070"/>
                    </a:xfrm>
                    <a:prstGeom prst="rect">
                      <a:avLst/>
                    </a:prstGeom>
                    <a:noFill/>
                    <a:ln>
                      <a:noFill/>
                    </a:ln>
                  </pic:spPr>
                </pic:pic>
              </a:graphicData>
            </a:graphic>
          </wp:inline>
        </w:drawing>
      </w:r>
    </w:p>
    <w:p w14:paraId="3597D198" w14:textId="77777777" w:rsidR="00573108" w:rsidRPr="00573108" w:rsidRDefault="00573108" w:rsidP="00573108">
      <w:pPr>
        <w:rPr>
          <w:b/>
          <w:bCs/>
        </w:rPr>
      </w:pPr>
      <w:r w:rsidRPr="00573108">
        <w:rPr>
          <w:b/>
          <w:bCs/>
        </w:rPr>
        <w:t>2.5.4、Johnson算法</w:t>
      </w:r>
    </w:p>
    <w:p w14:paraId="10E57E39" w14:textId="0490A503" w:rsidR="00573108" w:rsidRPr="00573108" w:rsidRDefault="00573108" w:rsidP="00573108">
      <w:r w:rsidRPr="00573108">
        <w:rPr>
          <w:rFonts w:ascii="MS Gothic" w:eastAsia="MS Gothic" w:hAnsi="MS Gothic" w:cs="MS Gothic" w:hint="eastAsia"/>
        </w:rPr>
        <w:t>​</w:t>
      </w:r>
      <w:r w:rsidRPr="00573108">
        <w:t xml:space="preserve"> </w:t>
      </w:r>
      <w:r w:rsidRPr="00573108">
        <w:drawing>
          <wp:inline distT="0" distB="0" distL="0" distR="0" wp14:anchorId="3C172222" wp14:editId="72E0821A">
            <wp:extent cx="5274310" cy="163004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630045"/>
                    </a:xfrm>
                    <a:prstGeom prst="rect">
                      <a:avLst/>
                    </a:prstGeom>
                  </pic:spPr>
                </pic:pic>
              </a:graphicData>
            </a:graphic>
          </wp:inline>
        </w:drawing>
      </w:r>
    </w:p>
    <w:p w14:paraId="4F28144B" w14:textId="2B1D27CA" w:rsidR="00573108" w:rsidRPr="00573108" w:rsidRDefault="00573108" w:rsidP="00573108">
      <w:r w:rsidRPr="00573108">
        <w:drawing>
          <wp:inline distT="0" distB="0" distL="0" distR="0" wp14:anchorId="333C12D2" wp14:editId="4E4CEA00">
            <wp:extent cx="5274310" cy="3354070"/>
            <wp:effectExtent l="0" t="0" r="2540" b="0"/>
            <wp:docPr id="3" name="图片 3" descr="johnson">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johnson">
                      <a:hlinkClick r:id="rId94" tgtFrame="&quot;_blank&quot;"/>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354070"/>
                    </a:xfrm>
                    <a:prstGeom prst="rect">
                      <a:avLst/>
                    </a:prstGeom>
                    <a:noFill/>
                    <a:ln>
                      <a:noFill/>
                    </a:ln>
                  </pic:spPr>
                </pic:pic>
              </a:graphicData>
            </a:graphic>
          </wp:inline>
        </w:drawing>
      </w:r>
    </w:p>
    <w:p w14:paraId="4F9F54F1" w14:textId="77777777" w:rsidR="00573108" w:rsidRPr="00573108" w:rsidRDefault="00573108" w:rsidP="00573108">
      <w:pPr>
        <w:rPr>
          <w:b/>
          <w:bCs/>
        </w:rPr>
      </w:pPr>
      <w:r w:rsidRPr="00573108">
        <w:rPr>
          <w:b/>
          <w:bCs/>
        </w:rPr>
        <w:t>2.6、回溯思想</w:t>
      </w:r>
    </w:p>
    <w:p w14:paraId="2E8A7745" w14:textId="77777777" w:rsidR="00573108" w:rsidRPr="00573108" w:rsidRDefault="00573108" w:rsidP="00573108">
      <w:pPr>
        <w:rPr>
          <w:b/>
          <w:bCs/>
        </w:rPr>
      </w:pPr>
      <w:r w:rsidRPr="00573108">
        <w:rPr>
          <w:b/>
          <w:bCs/>
        </w:rPr>
        <w:t>2.6.1、N皇后问题</w:t>
      </w:r>
    </w:p>
    <w:p w14:paraId="110E641E" w14:textId="77777777" w:rsidR="00573108" w:rsidRPr="00573108" w:rsidRDefault="00573108" w:rsidP="00573108">
      <w:r w:rsidRPr="00573108">
        <w:rPr>
          <w:rFonts w:ascii="MS Gothic" w:eastAsia="MS Gothic" w:hAnsi="MS Gothic" w:cs="MS Gothic" w:hint="eastAsia"/>
        </w:rPr>
        <w:t>​</w:t>
      </w:r>
      <w:r w:rsidRPr="00573108">
        <w:t xml:space="preserve"> 其限界函数为：</w:t>
      </w:r>
    </w:p>
    <w:p w14:paraId="70238266" w14:textId="16053A45" w:rsidR="00573108" w:rsidRPr="00573108" w:rsidRDefault="00573108" w:rsidP="00573108">
      <w:r w:rsidRPr="00573108">
        <w:lastRenderedPageBreak/>
        <w:drawing>
          <wp:inline distT="0" distB="0" distL="0" distR="0" wp14:anchorId="22AAC4E7" wp14:editId="413FF954">
            <wp:extent cx="5274310" cy="1983740"/>
            <wp:effectExtent l="0" t="0" r="2540" b="0"/>
            <wp:docPr id="2" name="图片 2" descr="place">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ce">
                      <a:hlinkClick r:id="rId96" tgtFrame="&quot;_blank&quot;"/>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1983740"/>
                    </a:xfrm>
                    <a:prstGeom prst="rect">
                      <a:avLst/>
                    </a:prstGeom>
                    <a:noFill/>
                    <a:ln>
                      <a:noFill/>
                    </a:ln>
                  </pic:spPr>
                </pic:pic>
              </a:graphicData>
            </a:graphic>
          </wp:inline>
        </w:drawing>
      </w:r>
    </w:p>
    <w:p w14:paraId="1D4E8967" w14:textId="77777777" w:rsidR="00573108" w:rsidRPr="00573108" w:rsidRDefault="00573108" w:rsidP="00573108">
      <w:r w:rsidRPr="00573108">
        <w:rPr>
          <w:rFonts w:ascii="MS Gothic" w:eastAsia="MS Gothic" w:hAnsi="MS Gothic" w:cs="MS Gothic" w:hint="eastAsia"/>
        </w:rPr>
        <w:t>​</w:t>
      </w:r>
      <w:r w:rsidRPr="00573108">
        <w:t xml:space="preserve"> 求解过程为：</w:t>
      </w:r>
    </w:p>
    <w:p w14:paraId="68FA021E" w14:textId="3FA349D5" w:rsidR="00573108" w:rsidRPr="00573108" w:rsidRDefault="00573108" w:rsidP="00573108">
      <w:r w:rsidRPr="00573108">
        <w:drawing>
          <wp:inline distT="0" distB="0" distL="0" distR="0" wp14:anchorId="0C5097C1" wp14:editId="61FCFB42">
            <wp:extent cx="5274310" cy="2891155"/>
            <wp:effectExtent l="0" t="0" r="2540" b="4445"/>
            <wp:docPr id="1" name="图片 1" descr="nqueens">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queens">
                      <a:hlinkClick r:id="rId98" tgtFrame="&quot;_blank&quot;"/>
                    </pic:cNvPr>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891155"/>
                    </a:xfrm>
                    <a:prstGeom prst="rect">
                      <a:avLst/>
                    </a:prstGeom>
                    <a:noFill/>
                    <a:ln>
                      <a:noFill/>
                    </a:ln>
                  </pic:spPr>
                </pic:pic>
              </a:graphicData>
            </a:graphic>
          </wp:inline>
        </w:drawing>
      </w:r>
    </w:p>
    <w:p w14:paraId="79732C3F" w14:textId="77777777" w:rsidR="00E30147" w:rsidRDefault="00E30147"/>
    <w:sectPr w:rsidR="00E301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1495F"/>
    <w:multiLevelType w:val="multilevel"/>
    <w:tmpl w:val="2CA6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F02DA6"/>
    <w:multiLevelType w:val="multilevel"/>
    <w:tmpl w:val="EFB2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0F51B8"/>
    <w:multiLevelType w:val="multilevel"/>
    <w:tmpl w:val="9F8E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7D7572"/>
    <w:multiLevelType w:val="multilevel"/>
    <w:tmpl w:val="CF0E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0A659D"/>
    <w:multiLevelType w:val="multilevel"/>
    <w:tmpl w:val="1D98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081BAA"/>
    <w:multiLevelType w:val="multilevel"/>
    <w:tmpl w:val="F930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9143B7"/>
    <w:multiLevelType w:val="multilevel"/>
    <w:tmpl w:val="F7D4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F96EA6"/>
    <w:multiLevelType w:val="multilevel"/>
    <w:tmpl w:val="4ACE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030495">
    <w:abstractNumId w:val="3"/>
  </w:num>
  <w:num w:numId="2" w16cid:durableId="5134253">
    <w:abstractNumId w:val="0"/>
  </w:num>
  <w:num w:numId="3" w16cid:durableId="1366832380">
    <w:abstractNumId w:val="6"/>
  </w:num>
  <w:num w:numId="4" w16cid:durableId="1444228173">
    <w:abstractNumId w:val="5"/>
  </w:num>
  <w:num w:numId="5" w16cid:durableId="824710670">
    <w:abstractNumId w:val="2"/>
  </w:num>
  <w:num w:numId="6" w16cid:durableId="1479104957">
    <w:abstractNumId w:val="1"/>
  </w:num>
  <w:num w:numId="7" w16cid:durableId="1684894974">
    <w:abstractNumId w:val="4"/>
  </w:num>
  <w:num w:numId="8" w16cid:durableId="3077805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08"/>
    <w:rsid w:val="00573108"/>
    <w:rsid w:val="00E301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9E87B"/>
  <w15:chartTrackingRefBased/>
  <w15:docId w15:val="{AFF8BCD4-EF40-4196-B929-A67C213E4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14579">
      <w:bodyDiv w:val="1"/>
      <w:marLeft w:val="0"/>
      <w:marRight w:val="0"/>
      <w:marTop w:val="0"/>
      <w:marBottom w:val="0"/>
      <w:divBdr>
        <w:top w:val="none" w:sz="0" w:space="0" w:color="auto"/>
        <w:left w:val="none" w:sz="0" w:space="0" w:color="auto"/>
        <w:bottom w:val="none" w:sz="0" w:space="0" w:color="auto"/>
        <w:right w:val="none" w:sz="0" w:space="0" w:color="auto"/>
      </w:divBdr>
      <w:divsChild>
        <w:div w:id="1043671388">
          <w:marLeft w:val="0"/>
          <w:marRight w:val="0"/>
          <w:marTop w:val="0"/>
          <w:marBottom w:val="0"/>
          <w:divBdr>
            <w:top w:val="none" w:sz="0" w:space="0" w:color="auto"/>
            <w:left w:val="none" w:sz="0" w:space="0" w:color="auto"/>
            <w:bottom w:val="none" w:sz="0" w:space="0" w:color="auto"/>
            <w:right w:val="none" w:sz="0" w:space="0" w:color="auto"/>
          </w:divBdr>
        </w:div>
        <w:div w:id="1148862013">
          <w:marLeft w:val="0"/>
          <w:marRight w:val="0"/>
          <w:marTop w:val="0"/>
          <w:marBottom w:val="0"/>
          <w:divBdr>
            <w:top w:val="none" w:sz="0" w:space="0" w:color="auto"/>
            <w:left w:val="none" w:sz="0" w:space="0" w:color="auto"/>
            <w:bottom w:val="none" w:sz="0" w:space="0" w:color="auto"/>
            <w:right w:val="none" w:sz="0" w:space="0" w:color="auto"/>
          </w:divBdr>
        </w:div>
        <w:div w:id="1185091333">
          <w:marLeft w:val="0"/>
          <w:marRight w:val="0"/>
          <w:marTop w:val="0"/>
          <w:marBottom w:val="0"/>
          <w:divBdr>
            <w:top w:val="none" w:sz="0" w:space="0" w:color="auto"/>
            <w:left w:val="none" w:sz="0" w:space="0" w:color="auto"/>
            <w:bottom w:val="none" w:sz="0" w:space="0" w:color="auto"/>
            <w:right w:val="none" w:sz="0" w:space="0" w:color="auto"/>
          </w:divBdr>
        </w:div>
        <w:div w:id="1894081508">
          <w:marLeft w:val="0"/>
          <w:marRight w:val="0"/>
          <w:marTop w:val="0"/>
          <w:marBottom w:val="0"/>
          <w:divBdr>
            <w:top w:val="none" w:sz="0" w:space="0" w:color="auto"/>
            <w:left w:val="none" w:sz="0" w:space="0" w:color="auto"/>
            <w:bottom w:val="none" w:sz="0" w:space="0" w:color="auto"/>
            <w:right w:val="none" w:sz="0" w:space="0" w:color="auto"/>
          </w:divBdr>
        </w:div>
        <w:div w:id="1079787741">
          <w:marLeft w:val="0"/>
          <w:marRight w:val="0"/>
          <w:marTop w:val="0"/>
          <w:marBottom w:val="0"/>
          <w:divBdr>
            <w:top w:val="none" w:sz="0" w:space="0" w:color="auto"/>
            <w:left w:val="none" w:sz="0" w:space="0" w:color="auto"/>
            <w:bottom w:val="none" w:sz="0" w:space="0" w:color="auto"/>
            <w:right w:val="none" w:sz="0" w:space="0" w:color="auto"/>
          </w:divBdr>
        </w:div>
        <w:div w:id="154808273">
          <w:marLeft w:val="0"/>
          <w:marRight w:val="0"/>
          <w:marTop w:val="0"/>
          <w:marBottom w:val="0"/>
          <w:divBdr>
            <w:top w:val="none" w:sz="0" w:space="0" w:color="auto"/>
            <w:left w:val="none" w:sz="0" w:space="0" w:color="auto"/>
            <w:bottom w:val="none" w:sz="0" w:space="0" w:color="auto"/>
            <w:right w:val="none" w:sz="0" w:space="0" w:color="auto"/>
          </w:divBdr>
        </w:div>
        <w:div w:id="426930977">
          <w:marLeft w:val="0"/>
          <w:marRight w:val="0"/>
          <w:marTop w:val="0"/>
          <w:marBottom w:val="0"/>
          <w:divBdr>
            <w:top w:val="none" w:sz="0" w:space="0" w:color="auto"/>
            <w:left w:val="none" w:sz="0" w:space="0" w:color="auto"/>
            <w:bottom w:val="none" w:sz="0" w:space="0" w:color="auto"/>
            <w:right w:val="none" w:sz="0" w:space="0" w:color="auto"/>
          </w:divBdr>
        </w:div>
        <w:div w:id="2008317050">
          <w:marLeft w:val="0"/>
          <w:marRight w:val="0"/>
          <w:marTop w:val="0"/>
          <w:marBottom w:val="0"/>
          <w:divBdr>
            <w:top w:val="none" w:sz="0" w:space="0" w:color="auto"/>
            <w:left w:val="none" w:sz="0" w:space="0" w:color="auto"/>
            <w:bottom w:val="none" w:sz="0" w:space="0" w:color="auto"/>
            <w:right w:val="none" w:sz="0" w:space="0" w:color="auto"/>
          </w:divBdr>
        </w:div>
        <w:div w:id="161825411">
          <w:marLeft w:val="0"/>
          <w:marRight w:val="0"/>
          <w:marTop w:val="0"/>
          <w:marBottom w:val="0"/>
          <w:divBdr>
            <w:top w:val="none" w:sz="0" w:space="0" w:color="auto"/>
            <w:left w:val="none" w:sz="0" w:space="0" w:color="auto"/>
            <w:bottom w:val="none" w:sz="0" w:space="0" w:color="auto"/>
            <w:right w:val="none" w:sz="0" w:space="0" w:color="auto"/>
          </w:divBdr>
        </w:div>
        <w:div w:id="1638341176">
          <w:marLeft w:val="0"/>
          <w:marRight w:val="0"/>
          <w:marTop w:val="0"/>
          <w:marBottom w:val="0"/>
          <w:divBdr>
            <w:top w:val="none" w:sz="0" w:space="0" w:color="auto"/>
            <w:left w:val="none" w:sz="0" w:space="0" w:color="auto"/>
            <w:bottom w:val="none" w:sz="0" w:space="0" w:color="auto"/>
            <w:right w:val="none" w:sz="0" w:space="0" w:color="auto"/>
          </w:divBdr>
        </w:div>
        <w:div w:id="1631547002">
          <w:marLeft w:val="0"/>
          <w:marRight w:val="0"/>
          <w:marTop w:val="0"/>
          <w:marBottom w:val="0"/>
          <w:divBdr>
            <w:top w:val="none" w:sz="0" w:space="0" w:color="auto"/>
            <w:left w:val="none" w:sz="0" w:space="0" w:color="auto"/>
            <w:bottom w:val="none" w:sz="0" w:space="0" w:color="auto"/>
            <w:right w:val="none" w:sz="0" w:space="0" w:color="auto"/>
          </w:divBdr>
        </w:div>
        <w:div w:id="2022925909">
          <w:marLeft w:val="0"/>
          <w:marRight w:val="0"/>
          <w:marTop w:val="0"/>
          <w:marBottom w:val="0"/>
          <w:divBdr>
            <w:top w:val="none" w:sz="0" w:space="0" w:color="auto"/>
            <w:left w:val="none" w:sz="0" w:space="0" w:color="auto"/>
            <w:bottom w:val="none" w:sz="0" w:space="0" w:color="auto"/>
            <w:right w:val="none" w:sz="0" w:space="0" w:color="auto"/>
          </w:divBdr>
        </w:div>
        <w:div w:id="53702932">
          <w:marLeft w:val="0"/>
          <w:marRight w:val="0"/>
          <w:marTop w:val="0"/>
          <w:marBottom w:val="0"/>
          <w:divBdr>
            <w:top w:val="none" w:sz="0" w:space="0" w:color="auto"/>
            <w:left w:val="none" w:sz="0" w:space="0" w:color="auto"/>
            <w:bottom w:val="none" w:sz="0" w:space="0" w:color="auto"/>
            <w:right w:val="none" w:sz="0" w:space="0" w:color="auto"/>
          </w:divBdr>
        </w:div>
        <w:div w:id="1224367810">
          <w:marLeft w:val="0"/>
          <w:marRight w:val="0"/>
          <w:marTop w:val="0"/>
          <w:marBottom w:val="0"/>
          <w:divBdr>
            <w:top w:val="none" w:sz="0" w:space="0" w:color="auto"/>
            <w:left w:val="none" w:sz="0" w:space="0" w:color="auto"/>
            <w:bottom w:val="none" w:sz="0" w:space="0" w:color="auto"/>
            <w:right w:val="none" w:sz="0" w:space="0" w:color="auto"/>
          </w:divBdr>
        </w:div>
        <w:div w:id="1766268852">
          <w:marLeft w:val="0"/>
          <w:marRight w:val="0"/>
          <w:marTop w:val="0"/>
          <w:marBottom w:val="0"/>
          <w:divBdr>
            <w:top w:val="none" w:sz="0" w:space="0" w:color="auto"/>
            <w:left w:val="none" w:sz="0" w:space="0" w:color="auto"/>
            <w:bottom w:val="none" w:sz="0" w:space="0" w:color="auto"/>
            <w:right w:val="none" w:sz="0" w:space="0" w:color="auto"/>
          </w:divBdr>
        </w:div>
        <w:div w:id="1277910121">
          <w:marLeft w:val="0"/>
          <w:marRight w:val="0"/>
          <w:marTop w:val="0"/>
          <w:marBottom w:val="0"/>
          <w:divBdr>
            <w:top w:val="none" w:sz="0" w:space="0" w:color="auto"/>
            <w:left w:val="none" w:sz="0" w:space="0" w:color="auto"/>
            <w:bottom w:val="none" w:sz="0" w:space="0" w:color="auto"/>
            <w:right w:val="none" w:sz="0" w:space="0" w:color="auto"/>
          </w:divBdr>
        </w:div>
        <w:div w:id="1228490962">
          <w:marLeft w:val="0"/>
          <w:marRight w:val="0"/>
          <w:marTop w:val="0"/>
          <w:marBottom w:val="0"/>
          <w:divBdr>
            <w:top w:val="none" w:sz="0" w:space="0" w:color="auto"/>
            <w:left w:val="none" w:sz="0" w:space="0" w:color="auto"/>
            <w:bottom w:val="none" w:sz="0" w:space="0" w:color="auto"/>
            <w:right w:val="none" w:sz="0" w:space="0" w:color="auto"/>
          </w:divBdr>
        </w:div>
        <w:div w:id="947002112">
          <w:marLeft w:val="0"/>
          <w:marRight w:val="0"/>
          <w:marTop w:val="0"/>
          <w:marBottom w:val="0"/>
          <w:divBdr>
            <w:top w:val="none" w:sz="0" w:space="0" w:color="auto"/>
            <w:left w:val="none" w:sz="0" w:space="0" w:color="auto"/>
            <w:bottom w:val="none" w:sz="0" w:space="0" w:color="auto"/>
            <w:right w:val="none" w:sz="0" w:space="0" w:color="auto"/>
          </w:divBdr>
        </w:div>
        <w:div w:id="1371497763">
          <w:marLeft w:val="0"/>
          <w:marRight w:val="0"/>
          <w:marTop w:val="0"/>
          <w:marBottom w:val="0"/>
          <w:divBdr>
            <w:top w:val="none" w:sz="0" w:space="0" w:color="auto"/>
            <w:left w:val="none" w:sz="0" w:space="0" w:color="auto"/>
            <w:bottom w:val="none" w:sz="0" w:space="0" w:color="auto"/>
            <w:right w:val="none" w:sz="0" w:space="0" w:color="auto"/>
          </w:divBdr>
        </w:div>
        <w:div w:id="408962418">
          <w:marLeft w:val="0"/>
          <w:marRight w:val="0"/>
          <w:marTop w:val="0"/>
          <w:marBottom w:val="0"/>
          <w:divBdr>
            <w:top w:val="none" w:sz="0" w:space="0" w:color="auto"/>
            <w:left w:val="none" w:sz="0" w:space="0" w:color="auto"/>
            <w:bottom w:val="none" w:sz="0" w:space="0" w:color="auto"/>
            <w:right w:val="none" w:sz="0" w:space="0" w:color="auto"/>
          </w:divBdr>
        </w:div>
        <w:div w:id="887185166">
          <w:marLeft w:val="0"/>
          <w:marRight w:val="0"/>
          <w:marTop w:val="0"/>
          <w:marBottom w:val="0"/>
          <w:divBdr>
            <w:top w:val="none" w:sz="0" w:space="0" w:color="auto"/>
            <w:left w:val="none" w:sz="0" w:space="0" w:color="auto"/>
            <w:bottom w:val="none" w:sz="0" w:space="0" w:color="auto"/>
            <w:right w:val="none" w:sz="0" w:space="0" w:color="auto"/>
          </w:divBdr>
        </w:div>
        <w:div w:id="817654474">
          <w:marLeft w:val="0"/>
          <w:marRight w:val="0"/>
          <w:marTop w:val="0"/>
          <w:marBottom w:val="0"/>
          <w:divBdr>
            <w:top w:val="none" w:sz="0" w:space="0" w:color="auto"/>
            <w:left w:val="none" w:sz="0" w:space="0" w:color="auto"/>
            <w:bottom w:val="none" w:sz="0" w:space="0" w:color="auto"/>
            <w:right w:val="none" w:sz="0" w:space="0" w:color="auto"/>
          </w:divBdr>
        </w:div>
        <w:div w:id="37972696">
          <w:marLeft w:val="0"/>
          <w:marRight w:val="0"/>
          <w:marTop w:val="0"/>
          <w:marBottom w:val="0"/>
          <w:divBdr>
            <w:top w:val="none" w:sz="0" w:space="0" w:color="auto"/>
            <w:left w:val="none" w:sz="0" w:space="0" w:color="auto"/>
            <w:bottom w:val="none" w:sz="0" w:space="0" w:color="auto"/>
            <w:right w:val="none" w:sz="0" w:space="0" w:color="auto"/>
          </w:divBdr>
        </w:div>
        <w:div w:id="2112624376">
          <w:marLeft w:val="0"/>
          <w:marRight w:val="0"/>
          <w:marTop w:val="0"/>
          <w:marBottom w:val="0"/>
          <w:divBdr>
            <w:top w:val="none" w:sz="0" w:space="0" w:color="auto"/>
            <w:left w:val="none" w:sz="0" w:space="0" w:color="auto"/>
            <w:bottom w:val="none" w:sz="0" w:space="0" w:color="auto"/>
            <w:right w:val="none" w:sz="0" w:space="0" w:color="auto"/>
          </w:divBdr>
        </w:div>
        <w:div w:id="1093089176">
          <w:marLeft w:val="0"/>
          <w:marRight w:val="0"/>
          <w:marTop w:val="0"/>
          <w:marBottom w:val="0"/>
          <w:divBdr>
            <w:top w:val="none" w:sz="0" w:space="0" w:color="auto"/>
            <w:left w:val="none" w:sz="0" w:space="0" w:color="auto"/>
            <w:bottom w:val="none" w:sz="0" w:space="0" w:color="auto"/>
            <w:right w:val="none" w:sz="0" w:space="0" w:color="auto"/>
          </w:divBdr>
        </w:div>
        <w:div w:id="1789346928">
          <w:marLeft w:val="0"/>
          <w:marRight w:val="0"/>
          <w:marTop w:val="0"/>
          <w:marBottom w:val="0"/>
          <w:divBdr>
            <w:top w:val="none" w:sz="0" w:space="0" w:color="auto"/>
            <w:left w:val="none" w:sz="0" w:space="0" w:color="auto"/>
            <w:bottom w:val="none" w:sz="0" w:space="0" w:color="auto"/>
            <w:right w:val="none" w:sz="0" w:space="0" w:color="auto"/>
          </w:divBdr>
        </w:div>
        <w:div w:id="321586972">
          <w:marLeft w:val="0"/>
          <w:marRight w:val="0"/>
          <w:marTop w:val="0"/>
          <w:marBottom w:val="0"/>
          <w:divBdr>
            <w:top w:val="none" w:sz="0" w:space="0" w:color="auto"/>
            <w:left w:val="none" w:sz="0" w:space="0" w:color="auto"/>
            <w:bottom w:val="none" w:sz="0" w:space="0" w:color="auto"/>
            <w:right w:val="none" w:sz="0" w:space="0" w:color="auto"/>
          </w:divBdr>
        </w:div>
        <w:div w:id="1417559632">
          <w:marLeft w:val="0"/>
          <w:marRight w:val="0"/>
          <w:marTop w:val="0"/>
          <w:marBottom w:val="0"/>
          <w:divBdr>
            <w:top w:val="none" w:sz="0" w:space="0" w:color="auto"/>
            <w:left w:val="none" w:sz="0" w:space="0" w:color="auto"/>
            <w:bottom w:val="none" w:sz="0" w:space="0" w:color="auto"/>
            <w:right w:val="none" w:sz="0" w:space="0" w:color="auto"/>
          </w:divBdr>
        </w:div>
        <w:div w:id="294140224">
          <w:marLeft w:val="0"/>
          <w:marRight w:val="0"/>
          <w:marTop w:val="0"/>
          <w:marBottom w:val="0"/>
          <w:divBdr>
            <w:top w:val="none" w:sz="0" w:space="0" w:color="auto"/>
            <w:left w:val="none" w:sz="0" w:space="0" w:color="auto"/>
            <w:bottom w:val="none" w:sz="0" w:space="0" w:color="auto"/>
            <w:right w:val="none" w:sz="0" w:space="0" w:color="auto"/>
          </w:divBdr>
        </w:div>
        <w:div w:id="1464883656">
          <w:marLeft w:val="0"/>
          <w:marRight w:val="0"/>
          <w:marTop w:val="0"/>
          <w:marBottom w:val="0"/>
          <w:divBdr>
            <w:top w:val="none" w:sz="0" w:space="0" w:color="auto"/>
            <w:left w:val="none" w:sz="0" w:space="0" w:color="auto"/>
            <w:bottom w:val="none" w:sz="0" w:space="0" w:color="auto"/>
            <w:right w:val="none" w:sz="0" w:space="0" w:color="auto"/>
          </w:divBdr>
        </w:div>
        <w:div w:id="84958942">
          <w:marLeft w:val="0"/>
          <w:marRight w:val="0"/>
          <w:marTop w:val="0"/>
          <w:marBottom w:val="0"/>
          <w:divBdr>
            <w:top w:val="none" w:sz="0" w:space="0" w:color="auto"/>
            <w:left w:val="none" w:sz="0" w:space="0" w:color="auto"/>
            <w:bottom w:val="none" w:sz="0" w:space="0" w:color="auto"/>
            <w:right w:val="none" w:sz="0" w:space="0" w:color="auto"/>
          </w:divBdr>
        </w:div>
        <w:div w:id="3985540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jh-source/XDU-SE-Classes/blob/master/Algorithm/%E8%80%83%E8%AF%95%E9%87%8D%E7%82%B9.assets/max-heapify.png" TargetMode="External"/><Relationship Id="rId42" Type="http://schemas.openxmlformats.org/officeDocument/2006/relationships/image" Target="media/image20.png"/><Relationship Id="rId47" Type="http://schemas.openxmlformats.org/officeDocument/2006/relationships/hyperlink" Target="https://github.com/jh-source/XDU-SE-Classes/blob/master/Algorithm/%E8%80%83%E8%AF%95%E9%87%8D%E7%82%B9.assets/find-maximum-subarray.png" TargetMode="External"/><Relationship Id="rId63" Type="http://schemas.openxmlformats.org/officeDocument/2006/relationships/hyperlink" Target="https://github.com/jh-source/XDU-SE-Classes/blob/master/Algorithm/%E8%80%83%E8%AF%95%E9%87%8D%E7%82%B9.assets/matrix-chain-multiplication.png" TargetMode="External"/><Relationship Id="rId68" Type="http://schemas.openxmlformats.org/officeDocument/2006/relationships/image" Target="media/image33.png"/><Relationship Id="rId84" Type="http://schemas.openxmlformats.org/officeDocument/2006/relationships/image" Target="media/image41.png"/><Relationship Id="rId89" Type="http://schemas.openxmlformats.org/officeDocument/2006/relationships/hyperlink" Target="https://github.com/jh-source/XDU-SE-Classes/blob/master/Algorithm/%E8%80%83%E8%AF%95%E9%87%8D%E7%82%B9.assets/floyd.png" TargetMode="External"/><Relationship Id="rId16" Type="http://schemas.openxmlformats.org/officeDocument/2006/relationships/image" Target="media/image7.png"/><Relationship Id="rId11" Type="http://schemas.openxmlformats.org/officeDocument/2006/relationships/hyperlink" Target="https://github.com/jh-source/XDU-SE-Classes/blob/master/Algorithm/%E8%80%83%E8%AF%95%E9%87%8D%E7%82%B9.assets/insertion-sort.png" TargetMode="External"/><Relationship Id="rId32" Type="http://schemas.openxmlformats.org/officeDocument/2006/relationships/image" Target="media/image15.png"/><Relationship Id="rId37" Type="http://schemas.openxmlformats.org/officeDocument/2006/relationships/hyperlink" Target="https://github.com/jh-source/XDU-SE-Classes/blob/master/Algorithm/%E8%80%83%E8%AF%95%E9%87%8D%E7%82%B9.assets/randomized-partition.png" TargetMode="External"/><Relationship Id="rId53" Type="http://schemas.openxmlformats.org/officeDocument/2006/relationships/hyperlink" Target="https://github.com/jh-source/XDU-SE-Classes/blob/master/Algorithm/%E8%80%83%E8%AF%95%E9%87%8D%E7%82%B9.assets/f2.png" TargetMode="External"/><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hyperlink" Target="https://github.com/jh-source/XDU-SE-Classes/blob/master/Algorithm/%E8%80%83%E8%AF%95%E9%87%8D%E7%82%B9.assets/dynamic-programming-for-01-knapsack.png" TargetMode="External"/><Relationship Id="rId5" Type="http://schemas.openxmlformats.org/officeDocument/2006/relationships/hyperlink" Target="https://github.com/jh-source/XDU-SE-Classes/blob/master/Algorithm/%E8%80%83%E8%AF%95%E9%87%8D%E7%82%B9.assets/%E8%AF%95%E5%8D%B7%E7%BB%93%E6%9E%84.png" TargetMode="External"/><Relationship Id="rId90" Type="http://schemas.openxmlformats.org/officeDocument/2006/relationships/image" Target="media/image44.png"/><Relationship Id="rId95" Type="http://schemas.openxmlformats.org/officeDocument/2006/relationships/image" Target="media/image47.png"/><Relationship Id="rId22" Type="http://schemas.openxmlformats.org/officeDocument/2006/relationships/image" Target="media/image10.png"/><Relationship Id="rId27" Type="http://schemas.openxmlformats.org/officeDocument/2006/relationships/hyperlink" Target="https://github.com/jh-source/XDU-SE-Classes/blob/master/Algorithm/%E8%80%83%E8%AF%95%E9%87%8D%E7%82%B9.assets/heap-increase-key.png" TargetMode="External"/><Relationship Id="rId43" Type="http://schemas.openxmlformats.org/officeDocument/2006/relationships/hyperlink" Target="https://github.com/jh-source/XDU-SE-Classes/blob/master/Algorithm/%E8%80%83%E8%AF%95%E9%87%8D%E7%82%B9.assets/bucket-sort.png" TargetMode="External"/><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github.com/jh-source/XDU-SE-Classes/blob/master/Algorithm/%E8%80%83%E8%AF%95%E9%87%8D%E7%82%B9.assets/computing-thelength-of-lcs.png" TargetMode="External"/><Relationship Id="rId80" Type="http://schemas.openxmlformats.org/officeDocument/2006/relationships/image" Target="media/image39.png"/><Relationship Id="rId85" Type="http://schemas.openxmlformats.org/officeDocument/2006/relationships/hyperlink" Target="https://github.com/jh-source/XDU-SE-Classes/blob/master/Algorithm/%E8%80%83%E8%AF%95%E9%87%8D%E7%82%B9.assets/dijkstra.png" TargetMode="External"/><Relationship Id="rId12" Type="http://schemas.openxmlformats.org/officeDocument/2006/relationships/image" Target="media/image5.png"/><Relationship Id="rId17" Type="http://schemas.openxmlformats.org/officeDocument/2006/relationships/hyperlink" Target="https://github.com/jh-source/XDU-SE-Classes/blob/master/Algorithm/%E8%80%83%E8%AF%95%E9%87%8D%E7%82%B9.assets/heapsort.png" TargetMode="External"/><Relationship Id="rId25" Type="http://schemas.openxmlformats.org/officeDocument/2006/relationships/hyperlink" Target="https://github.com/jh-source/XDU-SE-Classes/blob/master/Algorithm/%E8%80%83%E8%AF%95%E9%87%8D%E7%82%B9.assets/heap-extract-max.png" TargetMode="External"/><Relationship Id="rId33" Type="http://schemas.openxmlformats.org/officeDocument/2006/relationships/hyperlink" Target="https://github.com/jh-source/XDU-SE-Classes/blob/master/Algorithm/%E8%80%83%E8%AF%95%E9%87%8D%E7%82%B9.assets/partition.png" TargetMode="Externa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hyperlink" Target="https://github.com/jh-source/XDU-SE-Classes/blob/master/Algorithm/%E8%80%83%E8%AF%95%E9%87%8D%E7%82%B9.assets/recursive-print-stations.png" TargetMode="External"/><Relationship Id="rId67" Type="http://schemas.openxmlformats.org/officeDocument/2006/relationships/hyperlink" Target="https://github.com/jh-source/XDU-SE-Classes/blob/master/Algorithm/%E8%80%83%E8%AF%95%E9%87%8D%E7%82%B9.assets/lcs.png" TargetMode="External"/><Relationship Id="rId20" Type="http://schemas.openxmlformats.org/officeDocument/2006/relationships/image" Target="media/image9.png"/><Relationship Id="rId41" Type="http://schemas.openxmlformats.org/officeDocument/2006/relationships/hyperlink" Target="https://github.com/jh-source/XDU-SE-Classes/blob/master/Algorithm/%E8%80%83%E8%AF%95%E9%87%8D%E7%82%B9.assets/radix-sort.png" TargetMode="External"/><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github.com/jh-source/XDU-SE-Classes/blob/master/Algorithm/%E8%80%83%E8%AF%95%E9%87%8D%E7%82%B9.assets/dp-maximum-subarray.png" TargetMode="External"/><Relationship Id="rId83" Type="http://schemas.openxmlformats.org/officeDocument/2006/relationships/hyperlink" Target="https://github.com/jh-source/XDU-SE-Classes/blob/master/Algorithm/%E8%80%83%E8%AF%95%E9%87%8D%E7%82%B9.assets/greedy-knapsack.png" TargetMode="External"/><Relationship Id="rId88" Type="http://schemas.openxmlformats.org/officeDocument/2006/relationships/image" Target="media/image43.png"/><Relationship Id="rId91" Type="http://schemas.openxmlformats.org/officeDocument/2006/relationships/hyperlink" Target="https://github.com/jh-source/XDU-SE-Classes/blob/master/Algorithm/%E8%80%83%E8%AF%95%E9%87%8D%E7%82%B9.assets/floyd-warshall.png" TargetMode="External"/><Relationship Id="rId96" Type="http://schemas.openxmlformats.org/officeDocument/2006/relationships/hyperlink" Target="https://github.com/jh-source/XDU-SE-Classes/blob/master/Algorithm/%E8%80%83%E8%AF%95%E9%87%8D%E7%82%B9.assets/place.pn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github.com/jh-source/XDU-SE-Classes/blob/master/Algorithm/%E8%80%83%E8%AF%95%E9%87%8D%E7%82%B9.assets/merge.png" TargetMode="External"/><Relationship Id="rId23" Type="http://schemas.openxmlformats.org/officeDocument/2006/relationships/hyperlink" Target="https://github.com/jh-source/XDU-SE-Classes/blob/master/Algorithm/%E8%80%83%E8%AF%95%E9%87%8D%E7%82%B9.assets/maximum.png"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hyperlink" Target="https://github.com/jh-source/XDU-SE-Classes/blob/master/Algorithm/%E8%80%83%E8%AF%95%E9%87%8D%E7%82%B9.assets/find-max-crossing-subarray.png" TargetMode="External"/><Relationship Id="rId57" Type="http://schemas.openxmlformats.org/officeDocument/2006/relationships/hyperlink" Target="https://github.com/jh-source/XDU-SE-Classes/blob/master/Algorithm/%E8%80%83%E8%AF%95%E9%87%8D%E7%82%B9.assets/assembly-line-scheduling-algorithm.png" TargetMode="External"/><Relationship Id="rId10" Type="http://schemas.openxmlformats.org/officeDocument/2006/relationships/image" Target="media/image4.png"/><Relationship Id="rId31" Type="http://schemas.openxmlformats.org/officeDocument/2006/relationships/hyperlink" Target="https://github.com/jh-source/XDU-SE-Classes/blob/master/Algorithm/%E8%80%83%E8%AF%95%E9%87%8D%E7%82%B9.assets/quicksort.png"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hyperlink" Target="https://github.com/jh-source/XDU-SE-Classes/blob/master/Algorithm/%E8%80%83%E8%AF%95%E9%87%8D%E7%82%B9.assets/print-optimal-parens.png" TargetMode="External"/><Relationship Id="rId73" Type="http://schemas.openxmlformats.org/officeDocument/2006/relationships/hyperlink" Target="https://github.com/jh-source/XDU-SE-Classes/blob/master/Algorithm/%E8%80%83%E8%AF%95%E9%87%8D%E7%82%B9.assets/maxsum.png" TargetMode="External"/><Relationship Id="rId78" Type="http://schemas.openxmlformats.org/officeDocument/2006/relationships/image" Target="media/image38.png"/><Relationship Id="rId81" Type="http://schemas.openxmlformats.org/officeDocument/2006/relationships/hyperlink" Target="https://github.com/jh-source/XDU-SE-Classes/blob/master/Algorithm/%E8%80%83%E8%AF%95%E9%87%8D%E7%82%B9.assets/iterative-activity-selection.png" TargetMode="External"/><Relationship Id="rId86" Type="http://schemas.openxmlformats.org/officeDocument/2006/relationships/image" Target="media/image42.png"/><Relationship Id="rId94" Type="http://schemas.openxmlformats.org/officeDocument/2006/relationships/hyperlink" Target="https://github.com/jh-source/XDU-SE-Classes/blob/master/Algorithm/%E8%80%83%E8%AF%95%E9%87%8D%E7%82%B9.assets/johnson.png" TargetMode="External"/><Relationship Id="rId99" Type="http://schemas.openxmlformats.org/officeDocument/2006/relationships/image" Target="media/image49.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github.com/jh-source/XDU-SE-Classes/blob/master/Algorithm/%E8%80%83%E8%AF%95%E9%87%8D%E7%82%B9.assets/merge-sort.png" TargetMode="External"/><Relationship Id="rId18" Type="http://schemas.openxmlformats.org/officeDocument/2006/relationships/image" Target="media/image8.png"/><Relationship Id="rId39" Type="http://schemas.openxmlformats.org/officeDocument/2006/relationships/hyperlink" Target="https://github.com/jh-source/XDU-SE-Classes/blob/master/Algorithm/%E8%80%83%E8%AF%95%E9%87%8D%E7%82%B9.assets/counting-sort.png" TargetMode="Externa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hyperlink" Target="https://github.com/jh-source/XDU-SE-Classes/blob/master/Algorithm/%E8%80%83%E8%AF%95%E9%87%8D%E7%82%B9.assets/total.png" TargetMode="External"/><Relationship Id="rId76" Type="http://schemas.openxmlformats.org/officeDocument/2006/relationships/image" Target="media/image37.png"/><Relationship Id="rId97" Type="http://schemas.openxmlformats.org/officeDocument/2006/relationships/image" Target="media/image48.png"/><Relationship Id="rId7" Type="http://schemas.openxmlformats.org/officeDocument/2006/relationships/hyperlink" Target="https://github.com/jh-source/XDU-SE-Classes/blob/master/Algorithm/%E8%80%83%E8%AF%95%E9%87%8D%E7%82%B9.assets/%E4%BE%8B1.png" TargetMode="External"/><Relationship Id="rId71" Type="http://schemas.openxmlformats.org/officeDocument/2006/relationships/hyperlink" Target="https://github.com/jh-source/XDU-SE-Classes/blob/master/Algorithm/%E8%80%83%E8%AF%95%E9%87%8D%E7%82%B9.assets/constructing-an-lcs.png" TargetMode="External"/><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hyperlink" Target="https://github.com/jh-source/XDU-SE-Classes/blob/master/Algorithm/%E8%80%83%E8%AF%95%E9%87%8D%E7%82%B9.assets/max-heap-insert.png" TargetMode="External"/><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hyperlink" Target="https://github.com/jh-source/XDU-SE-Classes/blob/master/Algorithm/%E8%80%83%E8%AF%95%E9%87%8D%E7%82%B9.assets/brute-force-maximum-subarray.png" TargetMode="External"/><Relationship Id="rId66" Type="http://schemas.openxmlformats.org/officeDocument/2006/relationships/image" Target="media/image32.png"/><Relationship Id="rId87" Type="http://schemas.openxmlformats.org/officeDocument/2006/relationships/hyperlink" Target="https://github.com/jh-source/XDU-SE-Classes/blob/master/Algorithm/%E8%80%83%E8%AF%95%E9%87%8D%E7%82%B9.assets/bellman-ford.png" TargetMode="External"/><Relationship Id="rId61" Type="http://schemas.openxmlformats.org/officeDocument/2006/relationships/hyperlink" Target="https://github.com/jh-source/XDU-SE-Classes/blob/master/Algorithm/%E8%80%83%E8%AF%95%E9%87%8D%E7%82%B9.assets/matrix-chain.png" TargetMode="External"/><Relationship Id="rId82" Type="http://schemas.openxmlformats.org/officeDocument/2006/relationships/image" Target="media/image40.png"/><Relationship Id="rId19" Type="http://schemas.openxmlformats.org/officeDocument/2006/relationships/hyperlink" Target="https://github.com/jh-source/XDU-SE-Classes/blob/master/Algorithm/%E8%80%83%E8%AF%95%E9%87%8D%E7%82%B9.assets/build-max-heap.png" TargetMode="External"/><Relationship Id="rId14" Type="http://schemas.openxmlformats.org/officeDocument/2006/relationships/image" Target="media/image6.png"/><Relationship Id="rId30" Type="http://schemas.openxmlformats.org/officeDocument/2006/relationships/image" Target="media/image14.png"/><Relationship Id="rId35" Type="http://schemas.openxmlformats.org/officeDocument/2006/relationships/hyperlink" Target="https://github.com/jh-source/XDU-SE-Classes/blob/master/Algorithm/%E8%80%83%E8%AF%95%E9%87%8D%E7%82%B9.assets/randomized-quicksort.png" TargetMode="External"/><Relationship Id="rId56" Type="http://schemas.openxmlformats.org/officeDocument/2006/relationships/image" Target="media/image27.png"/><Relationship Id="rId77" Type="http://schemas.openxmlformats.org/officeDocument/2006/relationships/hyperlink" Target="https://github.com/jh-source/XDU-SE-Classes/blob/master/Algorithm/%E8%80%83%E8%AF%95%E9%87%8D%E7%82%B9.assets/01knapsack.png" TargetMode="External"/><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github.com/jh-source/XDU-SE-Classes/blob/master/Algorithm/%E8%80%83%E8%AF%95%E9%87%8D%E7%82%B9.assets/f1.png" TargetMode="External"/><Relationship Id="rId72" Type="http://schemas.openxmlformats.org/officeDocument/2006/relationships/image" Target="media/image35.png"/><Relationship Id="rId93" Type="http://schemas.openxmlformats.org/officeDocument/2006/relationships/image" Target="media/image46.png"/><Relationship Id="rId98" Type="http://schemas.openxmlformats.org/officeDocument/2006/relationships/hyperlink" Target="https://github.com/jh-source/XDU-SE-Classes/blob/master/Algorithm/%E8%80%83%E8%AF%95%E9%87%8D%E7%82%B9.assets/nqueens.png"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488</Words>
  <Characters>2785</Characters>
  <Application>Microsoft Office Word</Application>
  <DocSecurity>0</DocSecurity>
  <Lines>23</Lines>
  <Paragraphs>6</Paragraphs>
  <ScaleCrop>false</ScaleCrop>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佳旺</dc:creator>
  <cp:keywords/>
  <dc:description/>
  <cp:lastModifiedBy>杨 佳旺</cp:lastModifiedBy>
  <cp:revision>2</cp:revision>
  <dcterms:created xsi:type="dcterms:W3CDTF">2024-05-12T11:04:00Z</dcterms:created>
  <dcterms:modified xsi:type="dcterms:W3CDTF">2024-05-12T11:11:00Z</dcterms:modified>
</cp:coreProperties>
</file>